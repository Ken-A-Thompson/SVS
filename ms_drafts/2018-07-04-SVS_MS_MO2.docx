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5D00C" w14:textId="57B71453" w:rsidR="005F4F27" w:rsidRPr="00361803" w:rsidRDefault="005F4F27" w:rsidP="005B6774">
      <w:pPr>
        <w:pStyle w:val="Body"/>
        <w:tabs>
          <w:tab w:val="left" w:pos="3281"/>
        </w:tabs>
        <w:spacing w:line="480" w:lineRule="auto"/>
        <w:jc w:val="center"/>
        <w:rPr>
          <w:rStyle w:val="PageNumber"/>
          <w:b/>
          <w:bCs/>
          <w:u w:val="single"/>
        </w:rPr>
      </w:pPr>
    </w:p>
    <w:p w14:paraId="25939D47" w14:textId="1C82D1EC" w:rsidR="00724ED8" w:rsidRPr="00361803" w:rsidRDefault="00724ED8" w:rsidP="005B6774">
      <w:pPr>
        <w:pStyle w:val="Body"/>
        <w:tabs>
          <w:tab w:val="left" w:pos="3281"/>
        </w:tabs>
        <w:spacing w:line="480" w:lineRule="auto"/>
        <w:jc w:val="center"/>
        <w:rPr>
          <w:rStyle w:val="PageNumber"/>
          <w:b/>
          <w:bCs/>
          <w:u w:val="single"/>
        </w:rPr>
      </w:pPr>
    </w:p>
    <w:p w14:paraId="61BC01BB" w14:textId="77777777" w:rsidR="00724ED8" w:rsidRPr="00361803" w:rsidRDefault="00724ED8" w:rsidP="005B6774">
      <w:pPr>
        <w:pStyle w:val="Body"/>
        <w:tabs>
          <w:tab w:val="left" w:pos="3281"/>
        </w:tabs>
        <w:spacing w:line="480" w:lineRule="auto"/>
        <w:jc w:val="center"/>
        <w:rPr>
          <w:rStyle w:val="PageNumber"/>
          <w:b/>
          <w:bCs/>
          <w:u w:val="single"/>
        </w:rPr>
      </w:pPr>
    </w:p>
    <w:p w14:paraId="5BFB5A50" w14:textId="77777777" w:rsidR="005F4F27" w:rsidRPr="00361803" w:rsidRDefault="005F4F27" w:rsidP="005B6774">
      <w:pPr>
        <w:pStyle w:val="Body"/>
        <w:tabs>
          <w:tab w:val="left" w:pos="3281"/>
        </w:tabs>
        <w:spacing w:line="480" w:lineRule="auto"/>
        <w:jc w:val="center"/>
        <w:rPr>
          <w:rStyle w:val="PageNumber"/>
          <w:b/>
          <w:bCs/>
          <w:u w:val="single"/>
        </w:rPr>
      </w:pPr>
    </w:p>
    <w:p w14:paraId="14B62138" w14:textId="77777777" w:rsidR="005F4F27" w:rsidRPr="00361803" w:rsidRDefault="005F4F27" w:rsidP="005B6774">
      <w:pPr>
        <w:pStyle w:val="Body"/>
        <w:tabs>
          <w:tab w:val="left" w:pos="3281"/>
        </w:tabs>
        <w:spacing w:line="480" w:lineRule="auto"/>
        <w:jc w:val="center"/>
        <w:rPr>
          <w:rStyle w:val="PageNumber"/>
          <w:b/>
          <w:bCs/>
          <w:u w:val="single"/>
        </w:rPr>
      </w:pPr>
    </w:p>
    <w:p w14:paraId="4FD8E48D" w14:textId="37E71C6E" w:rsidR="00B81BC6" w:rsidRPr="00361803" w:rsidRDefault="00047916" w:rsidP="005B6774">
      <w:pPr>
        <w:pStyle w:val="Body"/>
        <w:spacing w:line="480" w:lineRule="auto"/>
        <w:jc w:val="center"/>
        <w:outlineLvl w:val="0"/>
        <w:rPr>
          <w:b/>
        </w:rPr>
      </w:pPr>
      <w:r w:rsidRPr="00361803">
        <w:rPr>
          <w:b/>
        </w:rPr>
        <w:t>Patterns of s</w:t>
      </w:r>
      <w:r w:rsidR="00A9302E" w:rsidRPr="00361803">
        <w:rPr>
          <w:b/>
        </w:rPr>
        <w:t xml:space="preserve">peciation </w:t>
      </w:r>
      <w:r w:rsidR="002E3402" w:rsidRPr="00361803">
        <w:rPr>
          <w:b/>
        </w:rPr>
        <w:t xml:space="preserve">and parallel genetic evolution </w:t>
      </w:r>
      <w:r w:rsidR="003D0FBB" w:rsidRPr="00361803">
        <w:rPr>
          <w:b/>
        </w:rPr>
        <w:t xml:space="preserve">under adaptation </w:t>
      </w:r>
      <w:r w:rsidR="00A9302E" w:rsidRPr="00361803">
        <w:rPr>
          <w:b/>
        </w:rPr>
        <w:t>from standing variation</w:t>
      </w:r>
    </w:p>
    <w:p w14:paraId="383A6B8C" w14:textId="77777777" w:rsidR="003D0FBB" w:rsidRPr="00361803" w:rsidRDefault="003D0FBB" w:rsidP="005B6774">
      <w:pPr>
        <w:pStyle w:val="Body"/>
        <w:spacing w:line="480" w:lineRule="auto"/>
        <w:jc w:val="center"/>
        <w:outlineLvl w:val="0"/>
        <w:rPr>
          <w:b/>
        </w:rPr>
      </w:pPr>
    </w:p>
    <w:p w14:paraId="6DEF9330" w14:textId="1F066E81" w:rsidR="005F4F27" w:rsidRPr="00361803" w:rsidRDefault="003815E5" w:rsidP="005B6774">
      <w:pPr>
        <w:pStyle w:val="Body"/>
        <w:tabs>
          <w:tab w:val="left" w:pos="3281"/>
        </w:tabs>
        <w:spacing w:line="480" w:lineRule="auto"/>
        <w:jc w:val="center"/>
        <w:outlineLvl w:val="0"/>
      </w:pPr>
      <w:r w:rsidRPr="00361803">
        <w:t>Ken A. Thompson</w:t>
      </w:r>
      <w:r w:rsidRPr="00361803">
        <w:rPr>
          <w:rStyle w:val="PageNumber"/>
          <w:vertAlign w:val="superscript"/>
        </w:rPr>
        <w:t>1,2</w:t>
      </w:r>
      <w:r w:rsidRPr="00361803">
        <w:t>, Matthew M. Osmond</w:t>
      </w:r>
      <w:r w:rsidRPr="00361803">
        <w:rPr>
          <w:rStyle w:val="PageNumber"/>
          <w:vertAlign w:val="superscript"/>
        </w:rPr>
        <w:t>2</w:t>
      </w:r>
      <w:r w:rsidRPr="00361803">
        <w:t xml:space="preserve"> </w:t>
      </w:r>
      <w:r w:rsidR="007A11F3" w:rsidRPr="00361803">
        <w:t xml:space="preserve">and </w:t>
      </w:r>
      <w:proofErr w:type="spellStart"/>
      <w:r w:rsidRPr="00361803">
        <w:t>Dolph</w:t>
      </w:r>
      <w:proofErr w:type="spellEnd"/>
      <w:r w:rsidRPr="00361803">
        <w:t xml:space="preserve"> Schluter</w:t>
      </w:r>
      <w:r w:rsidRPr="00361803">
        <w:rPr>
          <w:rStyle w:val="PageNumber"/>
          <w:vertAlign w:val="superscript"/>
        </w:rPr>
        <w:t>2</w:t>
      </w:r>
    </w:p>
    <w:p w14:paraId="1AEE8F20" w14:textId="77777777" w:rsidR="005F4F27" w:rsidRPr="00361803" w:rsidRDefault="005F4F27" w:rsidP="005B6774">
      <w:pPr>
        <w:pStyle w:val="p1"/>
        <w:spacing w:line="480" w:lineRule="auto"/>
        <w:rPr>
          <w:rStyle w:val="PageNumber"/>
          <w:sz w:val="24"/>
          <w:szCs w:val="24"/>
          <w:vertAlign w:val="superscript"/>
          <w:lang w:val="en-CA"/>
        </w:rPr>
      </w:pPr>
    </w:p>
    <w:p w14:paraId="4CF58DAD" w14:textId="29AFBDE4" w:rsidR="005F4F27" w:rsidRPr="00361803" w:rsidRDefault="003815E5" w:rsidP="005B6774">
      <w:pPr>
        <w:pStyle w:val="p1"/>
        <w:spacing w:line="480" w:lineRule="auto"/>
        <w:outlineLvl w:val="0"/>
        <w:rPr>
          <w:rStyle w:val="PageNumber"/>
          <w:sz w:val="24"/>
          <w:szCs w:val="24"/>
          <w:lang w:val="en-CA"/>
        </w:rPr>
      </w:pPr>
      <w:r w:rsidRPr="00361803">
        <w:rPr>
          <w:rStyle w:val="PageNumber"/>
          <w:sz w:val="24"/>
          <w:szCs w:val="24"/>
          <w:vertAlign w:val="superscript"/>
          <w:lang w:val="en-CA"/>
        </w:rPr>
        <w:t>1</w:t>
      </w:r>
      <w:r w:rsidRPr="00361803">
        <w:rPr>
          <w:rStyle w:val="PageNumber"/>
          <w:sz w:val="24"/>
          <w:szCs w:val="24"/>
          <w:lang w:val="en-CA"/>
        </w:rPr>
        <w:t xml:space="preserve">Corresponding author. </w:t>
      </w:r>
      <w:r w:rsidR="00D97C59" w:rsidRPr="00361803">
        <w:rPr>
          <w:rStyle w:val="PageNumber"/>
          <w:sz w:val="24"/>
          <w:szCs w:val="24"/>
          <w:lang w:val="en-CA"/>
        </w:rPr>
        <w:t>Ken Thom</w:t>
      </w:r>
      <w:r w:rsidR="00565C30">
        <w:rPr>
          <w:rStyle w:val="PageNumber"/>
          <w:sz w:val="24"/>
          <w:szCs w:val="24"/>
          <w:lang w:val="en-CA"/>
        </w:rPr>
        <w:softHyphen/>
      </w:r>
      <w:r w:rsidR="00D97C59" w:rsidRPr="00361803">
        <w:rPr>
          <w:rStyle w:val="PageNumber"/>
          <w:sz w:val="24"/>
          <w:szCs w:val="24"/>
          <w:lang w:val="en-CA"/>
        </w:rPr>
        <w:t xml:space="preserve">pson, </w:t>
      </w:r>
      <w:r w:rsidRPr="00361803">
        <w:rPr>
          <w:rStyle w:val="PageNumber"/>
          <w:sz w:val="24"/>
          <w:szCs w:val="24"/>
          <w:lang w:val="en-CA"/>
        </w:rPr>
        <w:t xml:space="preserve">email: </w:t>
      </w:r>
      <w:hyperlink r:id="rId8" w:history="1">
        <w:r w:rsidRPr="00361803">
          <w:rPr>
            <w:rStyle w:val="Hyperlink0"/>
            <w:lang w:val="en-CA"/>
          </w:rPr>
          <w:t>kthomp1063@gmail.com</w:t>
        </w:r>
      </w:hyperlink>
    </w:p>
    <w:p w14:paraId="2398C4E0" w14:textId="77777777" w:rsidR="005559F5" w:rsidRPr="00361803" w:rsidRDefault="003815E5" w:rsidP="005B6774">
      <w:pPr>
        <w:pStyle w:val="Body"/>
        <w:spacing w:line="480" w:lineRule="auto"/>
      </w:pPr>
      <w:r w:rsidRPr="00361803">
        <w:rPr>
          <w:rStyle w:val="PageNumber"/>
          <w:vertAlign w:val="superscript"/>
        </w:rPr>
        <w:t>2</w:t>
      </w:r>
      <w:r w:rsidRPr="00361803">
        <w:rPr>
          <w:rStyle w:val="PageNumber"/>
        </w:rPr>
        <w:t>Biodiversity Research Centre</w:t>
      </w:r>
      <w:r w:rsidR="00390C3B" w:rsidRPr="00361803">
        <w:rPr>
          <w:rStyle w:val="PageNumber"/>
        </w:rPr>
        <w:t xml:space="preserve"> and Department of Zoology</w:t>
      </w:r>
      <w:r w:rsidRPr="00361803">
        <w:rPr>
          <w:rStyle w:val="PageNumber"/>
        </w:rPr>
        <w:t>, University of British Columbia, Vancouver, Canada</w:t>
      </w:r>
      <w:r w:rsidR="005559F5" w:rsidRPr="00361803">
        <w:t xml:space="preserve"> </w:t>
      </w:r>
    </w:p>
    <w:p w14:paraId="227818D0" w14:textId="5F9E3C1E" w:rsidR="005559F5" w:rsidRPr="00361803" w:rsidRDefault="005559F5" w:rsidP="005B6774">
      <w:pPr>
        <w:pStyle w:val="Body"/>
        <w:spacing w:line="480" w:lineRule="auto"/>
      </w:pPr>
    </w:p>
    <w:p w14:paraId="40656621" w14:textId="77777777" w:rsidR="000476FC" w:rsidRPr="00361803" w:rsidRDefault="000476FC" w:rsidP="005B6774">
      <w:pPr>
        <w:pStyle w:val="Body"/>
        <w:tabs>
          <w:tab w:val="left" w:pos="3281"/>
        </w:tabs>
        <w:spacing w:line="480" w:lineRule="auto"/>
        <w:rPr>
          <w:rStyle w:val="PageNumber"/>
          <w:bCs/>
        </w:rPr>
      </w:pPr>
      <w:r w:rsidRPr="00361803">
        <w:rPr>
          <w:rStyle w:val="PageNumber"/>
          <w:bCs/>
          <w:u w:val="single"/>
        </w:rPr>
        <w:t>Article type</w:t>
      </w:r>
      <w:r w:rsidRPr="00361803">
        <w:rPr>
          <w:rStyle w:val="PageNumber"/>
          <w:bCs/>
        </w:rPr>
        <w:t>: Letter</w:t>
      </w:r>
    </w:p>
    <w:p w14:paraId="0D0BD017" w14:textId="77777777" w:rsidR="000476FC" w:rsidRPr="00361803" w:rsidRDefault="000476FC" w:rsidP="005B6774">
      <w:pPr>
        <w:pStyle w:val="Body"/>
        <w:tabs>
          <w:tab w:val="left" w:pos="3281"/>
        </w:tabs>
        <w:spacing w:line="480" w:lineRule="auto"/>
        <w:rPr>
          <w:rStyle w:val="PageNumber"/>
          <w:bCs/>
        </w:rPr>
      </w:pPr>
      <w:r w:rsidRPr="00361803">
        <w:rPr>
          <w:rStyle w:val="PageNumber"/>
          <w:bCs/>
          <w:u w:val="single"/>
        </w:rPr>
        <w:t>Running title</w:t>
      </w:r>
      <w:r w:rsidRPr="00361803">
        <w:rPr>
          <w:rStyle w:val="PageNumber"/>
          <w:bCs/>
        </w:rPr>
        <w:t>: Speciation from standing genetic variation</w:t>
      </w:r>
    </w:p>
    <w:p w14:paraId="227B8200" w14:textId="77777777" w:rsidR="000476FC" w:rsidRPr="00361803" w:rsidRDefault="005559F5" w:rsidP="005B6774">
      <w:pPr>
        <w:pStyle w:val="Body"/>
        <w:spacing w:line="480" w:lineRule="auto"/>
      </w:pPr>
      <w:r w:rsidRPr="00361803">
        <w:rPr>
          <w:u w:val="single"/>
        </w:rPr>
        <w:t>Keywords</w:t>
      </w:r>
      <w:r w:rsidRPr="00361803">
        <w:t>: Fisher’s geometric model; ecological speciation; mutation-order speciation; numerical theory; simulation</w:t>
      </w:r>
    </w:p>
    <w:p w14:paraId="78C0C47C" w14:textId="6B3296A1" w:rsidR="005559F5" w:rsidRPr="00361803" w:rsidRDefault="000476FC" w:rsidP="005B6774">
      <w:pPr>
        <w:pStyle w:val="Body"/>
        <w:spacing w:line="480" w:lineRule="auto"/>
      </w:pPr>
      <w:r w:rsidRPr="00361803">
        <w:rPr>
          <w:u w:val="single"/>
        </w:rPr>
        <w:t>Total word count</w:t>
      </w:r>
      <w:r w:rsidRPr="00361803">
        <w:t xml:space="preserve">: </w:t>
      </w:r>
      <w:r w:rsidR="00FE0052" w:rsidRPr="00361803">
        <w:rPr>
          <w:highlight w:val="yellow"/>
        </w:rPr>
        <w:t>TBA</w:t>
      </w:r>
      <w:r w:rsidR="005559F5" w:rsidRPr="00361803">
        <w:br w:type="page"/>
      </w:r>
    </w:p>
    <w:p w14:paraId="0E6FBCA3" w14:textId="10C7ED1A" w:rsidR="001F2EE8" w:rsidRPr="0077238B" w:rsidRDefault="003815E5" w:rsidP="005B6774">
      <w:pPr>
        <w:pStyle w:val="Body"/>
        <w:tabs>
          <w:tab w:val="left" w:pos="1839"/>
        </w:tabs>
        <w:spacing w:line="480" w:lineRule="auto"/>
        <w:outlineLvl w:val="0"/>
        <w:rPr>
          <w:rStyle w:val="PageNumber"/>
          <w:bCs/>
        </w:rPr>
      </w:pPr>
      <w:r w:rsidRPr="00361803">
        <w:rPr>
          <w:rStyle w:val="PageNumber"/>
          <w:b/>
          <w:bCs/>
        </w:rPr>
        <w:lastRenderedPageBreak/>
        <w:t>Abstract</w:t>
      </w:r>
      <w:r w:rsidR="0077238B">
        <w:rPr>
          <w:rStyle w:val="PageNumber"/>
          <w:bCs/>
        </w:rPr>
        <w:t xml:space="preserve"> (</w:t>
      </w:r>
      <w:r w:rsidR="00491756" w:rsidRPr="00491756">
        <w:rPr>
          <w:rStyle w:val="PageNumber"/>
          <w:bCs/>
          <w:highlight w:val="yellow"/>
        </w:rPr>
        <w:t>286</w:t>
      </w:r>
      <w:r w:rsidR="0077238B">
        <w:rPr>
          <w:rStyle w:val="PageNumber"/>
          <w:bCs/>
        </w:rPr>
        <w:t xml:space="preserve"> Words)</w:t>
      </w:r>
    </w:p>
    <w:p w14:paraId="5A092CC1" w14:textId="61DCD5E4" w:rsidR="00231CF5" w:rsidRPr="00361803" w:rsidRDefault="003815E5" w:rsidP="009F30DE">
      <w:pPr>
        <w:pStyle w:val="Body"/>
        <w:tabs>
          <w:tab w:val="left" w:pos="1839"/>
        </w:tabs>
        <w:spacing w:line="480" w:lineRule="auto"/>
        <w:outlineLvl w:val="0"/>
        <w:rPr>
          <w:b/>
          <w:bCs/>
        </w:rPr>
      </w:pPr>
      <w:r w:rsidRPr="00361803">
        <w:t>When</w:t>
      </w:r>
      <w:r w:rsidR="004C06A5" w:rsidRPr="00361803">
        <w:t xml:space="preserve"> </w:t>
      </w:r>
      <w:r w:rsidR="005108A7" w:rsidRPr="00361803">
        <w:t>isolated</w:t>
      </w:r>
      <w:r w:rsidRPr="00361803">
        <w:t xml:space="preserve"> populations </w:t>
      </w:r>
      <w:r w:rsidR="00FD43C9" w:rsidRPr="00361803">
        <w:t>adapt to novel environments</w:t>
      </w:r>
      <w:r w:rsidR="0079381A" w:rsidRPr="00361803">
        <w:t>,</w:t>
      </w:r>
      <w:r w:rsidRPr="00361803">
        <w:t xml:space="preserve"> </w:t>
      </w:r>
      <w:r w:rsidR="009920E6" w:rsidRPr="00361803">
        <w:t xml:space="preserve">they </w:t>
      </w:r>
      <w:r w:rsidR="004A0675" w:rsidRPr="00361803">
        <w:t xml:space="preserve">may </w:t>
      </w:r>
      <w:r w:rsidR="001D2EBB" w:rsidRPr="00361803">
        <w:t>do so using</w:t>
      </w:r>
      <w:r w:rsidR="004A0675" w:rsidRPr="00361803">
        <w:t xml:space="preserve"> the same or different </w:t>
      </w:r>
      <w:r w:rsidR="0073714F" w:rsidRPr="00361803">
        <w:t>alleles</w:t>
      </w:r>
      <w:r w:rsidR="0055172A" w:rsidRPr="00361803">
        <w:t>.</w:t>
      </w:r>
      <w:r w:rsidR="00B93E0E" w:rsidRPr="00361803">
        <w:t xml:space="preserve"> </w:t>
      </w:r>
      <w:r w:rsidR="00FC7CE0" w:rsidRPr="00361803">
        <w:t xml:space="preserve">The former scenario—parallel genetic evolution—is </w:t>
      </w:r>
      <w:r w:rsidR="00B93E0E" w:rsidRPr="00361803">
        <w:t>increasingly</w:t>
      </w:r>
      <w:r w:rsidR="00D17EE1" w:rsidRPr="00361803">
        <w:t xml:space="preserve"> likely </w:t>
      </w:r>
      <w:r w:rsidR="00B93E0E" w:rsidRPr="00361803">
        <w:t xml:space="preserve">if populations have shared ancestral variation that can be used for adaptation. </w:t>
      </w:r>
      <w:r w:rsidRPr="00361803">
        <w:t xml:space="preserve">Here, we </w:t>
      </w:r>
      <w:r w:rsidR="00744243" w:rsidRPr="00361803">
        <w:t xml:space="preserve">investigate </w:t>
      </w:r>
      <w:r w:rsidR="00B93E0E" w:rsidRPr="00361803">
        <w:t xml:space="preserve">the conditions under which populations undergo parallel genetic evolution from standing variation and the </w:t>
      </w:r>
      <w:r w:rsidRPr="00361803">
        <w:t>associated implications for speciation</w:t>
      </w:r>
      <w:r w:rsidR="00FD4119" w:rsidRPr="00361803">
        <w:t xml:space="preserve"> </w:t>
      </w:r>
      <w:r w:rsidR="00DC5C22" w:rsidRPr="00361803">
        <w:t xml:space="preserve">via </w:t>
      </w:r>
      <w:r w:rsidR="00FE0052" w:rsidRPr="00361803">
        <w:t xml:space="preserve">environment-specific </w:t>
      </w:r>
      <w:r w:rsidR="00DC5C22" w:rsidRPr="00361803">
        <w:t>hybrid fitness</w:t>
      </w:r>
      <w:r w:rsidRPr="00361803">
        <w:t xml:space="preserve">. </w:t>
      </w:r>
      <w:r w:rsidR="00AD0BF8" w:rsidRPr="00361803">
        <w:t>Using computer</w:t>
      </w:r>
      <w:r w:rsidR="00E57F21" w:rsidRPr="00361803">
        <w:t xml:space="preserve"> simulations</w:t>
      </w:r>
      <w:r w:rsidR="00AD0BF8" w:rsidRPr="00361803">
        <w:t>, w</w:t>
      </w:r>
      <w:r w:rsidR="000201B4" w:rsidRPr="00361803">
        <w:t xml:space="preserve">e </w:t>
      </w:r>
      <w:r w:rsidR="00E2276E" w:rsidRPr="00361803">
        <w:t>confirm</w:t>
      </w:r>
      <w:r w:rsidR="000201B4" w:rsidRPr="00361803">
        <w:t xml:space="preserve"> that p</w:t>
      </w:r>
      <w:r w:rsidR="00FF6141" w:rsidRPr="00361803">
        <w:t xml:space="preserve">opulations </w:t>
      </w:r>
      <w:r w:rsidR="00FC7CE0" w:rsidRPr="00361803">
        <w:t xml:space="preserve">adapting to </w:t>
      </w:r>
      <w:r w:rsidR="00271008" w:rsidRPr="00361803">
        <w:t>identical</w:t>
      </w:r>
      <w:r w:rsidR="00FC7CE0" w:rsidRPr="00361803">
        <w:t xml:space="preserve"> environments </w:t>
      </w:r>
      <w:r w:rsidR="00B42050" w:rsidRPr="00361803">
        <w:t>tend to</w:t>
      </w:r>
      <w:r w:rsidR="00203BC2" w:rsidRPr="00361803">
        <w:t xml:space="preserve"> </w:t>
      </w:r>
      <w:r w:rsidR="003437CC" w:rsidRPr="00361803">
        <w:t>fix</w:t>
      </w:r>
      <w:r w:rsidR="00FF6141" w:rsidRPr="00361803">
        <w:t xml:space="preserve"> the same </w:t>
      </w:r>
      <w:r w:rsidR="004D7783" w:rsidRPr="00361803">
        <w:t>alleles</w:t>
      </w:r>
      <w:r w:rsidR="004528F6" w:rsidRPr="00361803">
        <w:t xml:space="preserve"> from standing variation</w:t>
      </w:r>
      <w:r w:rsidR="00B562D0" w:rsidRPr="00361803">
        <w:t xml:space="preserve"> unless </w:t>
      </w:r>
      <w:r w:rsidR="00B85411" w:rsidRPr="00361803">
        <w:t>there is</w:t>
      </w:r>
      <w:r w:rsidR="00255C08" w:rsidRPr="00361803">
        <w:t xml:space="preserve"> a deficient or excess amount of variation</w:t>
      </w:r>
      <w:r w:rsidR="0082243B" w:rsidRPr="00361803">
        <w:t xml:space="preserve"> in the founding population</w:t>
      </w:r>
      <w:r w:rsidR="00255C08" w:rsidRPr="00361803">
        <w:t xml:space="preserve">. </w:t>
      </w:r>
      <w:r w:rsidR="000414F5" w:rsidRPr="00361803">
        <w:t xml:space="preserve">We </w:t>
      </w:r>
      <w:r w:rsidR="00FF1D10" w:rsidRPr="00361803">
        <w:t xml:space="preserve">also </w:t>
      </w:r>
      <w:r w:rsidR="000414F5" w:rsidRPr="00361803">
        <w:t xml:space="preserve">find that </w:t>
      </w:r>
      <w:r w:rsidR="003940B1" w:rsidRPr="00361803">
        <w:t>the</w:t>
      </w:r>
      <w:r w:rsidR="00EE2F89" w:rsidRPr="00361803">
        <w:t xml:space="preserve"> </w:t>
      </w:r>
      <w:r w:rsidR="0075718C" w:rsidRPr="00361803">
        <w:t>degree of</w:t>
      </w:r>
      <w:r w:rsidR="00EE2F89" w:rsidRPr="00361803">
        <w:t xml:space="preserve"> parallel genetic adaptation</w:t>
      </w:r>
      <w:r w:rsidR="0029048F" w:rsidRPr="00361803">
        <w:t xml:space="preserve"> </w:t>
      </w:r>
      <w:r w:rsidR="00005A88" w:rsidRPr="00361803">
        <w:t>decreases faster-than-</w:t>
      </w:r>
      <w:r w:rsidR="0065480E" w:rsidRPr="00361803">
        <w:t>linear</w:t>
      </w:r>
      <w:r w:rsidR="00005A88" w:rsidRPr="00361803">
        <w:t>ly</w:t>
      </w:r>
      <w:r w:rsidR="0065480E" w:rsidRPr="00361803">
        <w:t xml:space="preserve"> </w:t>
      </w:r>
      <w:r w:rsidR="00512697" w:rsidRPr="00361803">
        <w:t xml:space="preserve">as selection </w:t>
      </w:r>
      <w:r w:rsidR="00F07EC1" w:rsidRPr="00361803">
        <w:t xml:space="preserve">deviates </w:t>
      </w:r>
      <w:r w:rsidR="001759B8" w:rsidRPr="00361803">
        <w:t>from parallel toward divergent</w:t>
      </w:r>
      <w:r w:rsidR="00690148" w:rsidRPr="00361803">
        <w:t>.</w:t>
      </w:r>
      <w:r w:rsidR="00255C08" w:rsidRPr="00361803">
        <w:t xml:space="preserve"> </w:t>
      </w:r>
      <w:r w:rsidR="00E82B59">
        <w:t xml:space="preserve">This </w:t>
      </w:r>
      <w:del w:id="0" w:author="Microsoft Office User" w:date="2018-07-05T10:00:00Z">
        <w:r w:rsidR="00E82B59" w:rsidDel="009F30DE">
          <w:delText xml:space="preserve">is </w:delText>
        </w:r>
      </w:del>
      <w:r w:rsidR="007061E0">
        <w:t>rapid</w:t>
      </w:r>
      <w:r w:rsidR="00E82B59">
        <w:t xml:space="preserve"> decrease</w:t>
      </w:r>
      <w:r w:rsidR="00CF1591">
        <w:t xml:space="preserve"> is caused</w:t>
      </w:r>
      <w:r w:rsidR="00831496">
        <w:t xml:space="preserve"> in part</w:t>
      </w:r>
      <w:r w:rsidR="00CF1591">
        <w:t xml:space="preserve"> by a reduction</w:t>
      </w:r>
      <w:r w:rsidR="00E82B59">
        <w:t xml:space="preserve"> in the fraction of standing variation that is </w:t>
      </w:r>
      <w:r w:rsidR="00042285">
        <w:t>beneficial in both</w:t>
      </w:r>
      <w:r w:rsidR="00562994">
        <w:t xml:space="preserve"> populations</w:t>
      </w:r>
      <w:r w:rsidR="00255C08" w:rsidRPr="00361803">
        <w:t>.</w:t>
      </w:r>
      <w:r w:rsidR="00690148" w:rsidRPr="00361803">
        <w:t xml:space="preserve"> </w:t>
      </w:r>
      <w:r w:rsidR="00FF1D10" w:rsidRPr="00361803">
        <w:t xml:space="preserve">Last, </w:t>
      </w:r>
      <w:r w:rsidR="007B0D20" w:rsidRPr="00361803">
        <w:t xml:space="preserve">standing variation </w:t>
      </w:r>
      <w:r w:rsidR="004E0B38" w:rsidRPr="00361803">
        <w:t>weakens progress to</w:t>
      </w:r>
      <w:r w:rsidR="004B45D0" w:rsidRPr="00361803">
        <w:t>ward</w:t>
      </w:r>
      <w:r w:rsidR="004E0B38" w:rsidRPr="00361803">
        <w:t xml:space="preserve"> speciation under</w:t>
      </w:r>
      <w:r w:rsidR="00DC5C22" w:rsidRPr="00361803">
        <w:t xml:space="preserve"> parallel selection</w:t>
      </w:r>
      <w:r w:rsidR="00D45455" w:rsidRPr="00361803">
        <w:t xml:space="preserve"> because hybrids </w:t>
      </w:r>
      <w:ins w:id="1" w:author="Microsoft Office User" w:date="2018-07-05T10:01:00Z">
        <w:r w:rsidR="009000DF">
          <w:t xml:space="preserve">then </w:t>
        </w:r>
      </w:ins>
      <w:r w:rsidR="00D45455" w:rsidRPr="00361803">
        <w:t xml:space="preserve">have higher fitness than when adaptation is from new </w:t>
      </w:r>
      <w:r w:rsidR="004E0B38" w:rsidRPr="00361803">
        <w:t>mutation</w:t>
      </w:r>
      <w:r w:rsidR="00D45455" w:rsidRPr="00361803">
        <w:t xml:space="preserve">. </w:t>
      </w:r>
      <w:r w:rsidR="00FF1D10" w:rsidRPr="00361803">
        <w:t>This occurs</w:t>
      </w:r>
      <w:r w:rsidR="00A70ACF" w:rsidRPr="00361803">
        <w:t xml:space="preserve"> </w:t>
      </w:r>
      <w:r w:rsidR="0064053A" w:rsidRPr="00361803">
        <w:t>because</w:t>
      </w:r>
      <w:r w:rsidR="000414F5" w:rsidRPr="00361803">
        <w:t xml:space="preserve"> </w:t>
      </w:r>
      <w:r w:rsidR="00922381" w:rsidRPr="00361803">
        <w:t xml:space="preserve">standing variation </w:t>
      </w:r>
      <w:r w:rsidR="0056732F" w:rsidRPr="00361803">
        <w:t>causes parent</w:t>
      </w:r>
      <w:ins w:id="2" w:author="Microsoft Office User" w:date="2018-07-05T10:02:00Z">
        <w:r w:rsidR="009000DF">
          <w:t>al populations</w:t>
        </w:r>
      </w:ins>
      <w:del w:id="3" w:author="Microsoft Office User" w:date="2018-07-05T10:02:00Z">
        <w:r w:rsidR="0056732F" w:rsidRPr="00361803" w:rsidDel="009000DF">
          <w:delText>s</w:delText>
        </w:r>
      </w:del>
      <w:r w:rsidR="0056732F" w:rsidRPr="00361803">
        <w:t xml:space="preserve"> to fix the same alleles and therefore fewer incompatibilities</w:t>
      </w:r>
      <w:r w:rsidR="00E82B59">
        <w:t xml:space="preserve"> arise</w:t>
      </w:r>
      <w:r w:rsidR="0064053A" w:rsidRPr="00361803">
        <w:t xml:space="preserve">. By contrast, </w:t>
      </w:r>
      <w:r w:rsidR="001B589C" w:rsidRPr="00361803">
        <w:t xml:space="preserve">standing variation </w:t>
      </w:r>
      <w:r w:rsidR="006469A4">
        <w:t>facilitates</w:t>
      </w:r>
      <w:r w:rsidR="00A67F08" w:rsidRPr="00361803">
        <w:t xml:space="preserve"> progress toward</w:t>
      </w:r>
      <w:r w:rsidR="001B589C" w:rsidRPr="00361803">
        <w:t xml:space="preserve"> speciation </w:t>
      </w:r>
      <w:r w:rsidR="00DC5C22" w:rsidRPr="00361803">
        <w:t>under divergent selection</w:t>
      </w:r>
      <w:r w:rsidR="00A67F08" w:rsidRPr="00361803">
        <w:t xml:space="preserve">. </w:t>
      </w:r>
      <w:commentRangeStart w:id="4"/>
      <w:r w:rsidR="00A67F08" w:rsidRPr="00361803">
        <w:t xml:space="preserve">This is because </w:t>
      </w:r>
      <w:r w:rsidR="0089526D" w:rsidRPr="00361803">
        <w:t>past stabilizing selection removes large-effect alleles</w:t>
      </w:r>
      <w:commentRangeEnd w:id="4"/>
      <w:r w:rsidR="009000DF">
        <w:rPr>
          <w:rStyle w:val="CommentReference"/>
          <w:rFonts w:ascii="Times New Roman" w:eastAsia="Arial Unicode MS" w:hAnsi="Times New Roman" w:cs="Times New Roman"/>
          <w:color w:val="auto"/>
          <w:lang w:val="en-US" w:eastAsia="en-US"/>
        </w:rPr>
        <w:commentReference w:id="4"/>
      </w:r>
      <w:r w:rsidR="0089526D" w:rsidRPr="00361803">
        <w:t xml:space="preserve"> </w:t>
      </w:r>
      <w:r w:rsidR="007A4D83" w:rsidRPr="00361803">
        <w:t>from</w:t>
      </w:r>
      <w:r w:rsidR="009417A3" w:rsidRPr="00361803">
        <w:t xml:space="preserve"> the</w:t>
      </w:r>
      <w:r w:rsidR="00D2631F" w:rsidRPr="00361803">
        <w:t xml:space="preserve"> </w:t>
      </w:r>
      <w:r w:rsidR="007A4D83" w:rsidRPr="00361803">
        <w:t xml:space="preserve">standing variation </w:t>
      </w:r>
      <w:r w:rsidR="00A62AB1">
        <w:t xml:space="preserve">and causes adaptation to proceed </w:t>
      </w:r>
      <w:r w:rsidR="00FF1D10" w:rsidRPr="00361803">
        <w:t>via</w:t>
      </w:r>
      <w:r w:rsidR="007A4D83" w:rsidRPr="00361803">
        <w:t xml:space="preserve"> a greater number </w:t>
      </w:r>
      <w:r w:rsidR="001F6B4C" w:rsidRPr="00361803">
        <w:t>of</w:t>
      </w:r>
      <w:r w:rsidR="00B75AC0" w:rsidRPr="00361803">
        <w:t xml:space="preserve"> mutations with individually smaller effects</w:t>
      </w:r>
      <w:r w:rsidR="00ED309E" w:rsidRPr="00361803">
        <w:t xml:space="preserve"> compared to </w:t>
      </w:r>
      <w:r w:rsidR="00226FF7">
        <w:t xml:space="preserve">when </w:t>
      </w:r>
      <w:r w:rsidR="00A21204" w:rsidRPr="00361803">
        <w:t xml:space="preserve">adaptation </w:t>
      </w:r>
      <w:r w:rsidR="00226FF7">
        <w:t xml:space="preserve">is </w:t>
      </w:r>
      <w:r w:rsidR="00A21204" w:rsidRPr="00361803">
        <w:t xml:space="preserve">from </w:t>
      </w:r>
      <w:r w:rsidR="00ED309E" w:rsidRPr="00361803">
        <w:t>new mutation</w:t>
      </w:r>
      <w:r w:rsidR="00226FF7">
        <w:t xml:space="preserve"> only</w:t>
      </w:r>
      <w:r w:rsidR="000476FC" w:rsidRPr="00361803">
        <w:t>. This</w:t>
      </w:r>
      <w:r w:rsidR="00A67F08" w:rsidRPr="00361803">
        <w:t xml:space="preserve"> in turn</w:t>
      </w:r>
      <w:r w:rsidR="000476FC" w:rsidRPr="00361803">
        <w:t xml:space="preserve"> leads to reduced phenotypic segregation variance</w:t>
      </w:r>
      <w:r w:rsidR="007A1CA6" w:rsidRPr="00361803">
        <w:t xml:space="preserve"> in hybrids</w:t>
      </w:r>
      <w:r w:rsidR="000476FC" w:rsidRPr="00361803">
        <w:t>, causing</w:t>
      </w:r>
      <w:r w:rsidR="0064053A" w:rsidRPr="00361803">
        <w:t xml:space="preserve"> </w:t>
      </w:r>
      <w:r w:rsidR="0056327E" w:rsidRPr="00361803">
        <w:t>them</w:t>
      </w:r>
      <w:r w:rsidR="0064053A" w:rsidRPr="00361803">
        <w:t xml:space="preserve"> </w:t>
      </w:r>
      <w:r w:rsidR="00CE439F" w:rsidRPr="00361803">
        <w:t>to possess</w:t>
      </w:r>
      <w:r w:rsidR="00B75AC0" w:rsidRPr="00361803">
        <w:t xml:space="preserve"> </w:t>
      </w:r>
      <w:r w:rsidR="002F52E7" w:rsidRPr="00361803">
        <w:t xml:space="preserve">a </w:t>
      </w:r>
      <w:ins w:id="5" w:author="Microsoft Office User" w:date="2018-07-05T10:04:00Z">
        <w:r w:rsidR="009000DF">
          <w:t xml:space="preserve">more </w:t>
        </w:r>
      </w:ins>
      <w:r w:rsidR="00B75AC0" w:rsidRPr="00361803">
        <w:t xml:space="preserve">uniformly intermediate phenotype </w:t>
      </w:r>
      <w:r w:rsidR="00914AF4" w:rsidRPr="00361803">
        <w:t xml:space="preserve">that </w:t>
      </w:r>
      <w:r w:rsidR="002F52E7" w:rsidRPr="00361803">
        <w:t>is</w:t>
      </w:r>
      <w:r w:rsidR="00914AF4" w:rsidRPr="00361803">
        <w:t xml:space="preserve"> </w:t>
      </w:r>
      <w:r w:rsidR="00B75AC0" w:rsidRPr="00361803">
        <w:t xml:space="preserve">poorly suited to </w:t>
      </w:r>
      <w:r w:rsidR="00A2574A" w:rsidRPr="00361803">
        <w:t>either</w:t>
      </w:r>
      <w:r w:rsidR="00A70ACF" w:rsidRPr="00361803">
        <w:t xml:space="preserve"> </w:t>
      </w:r>
      <w:r w:rsidR="00B75AC0" w:rsidRPr="00361803">
        <w:t xml:space="preserve">parental </w:t>
      </w:r>
      <w:r w:rsidR="00A70ACF" w:rsidRPr="00361803">
        <w:t>environment</w:t>
      </w:r>
      <w:r w:rsidR="00B75AC0" w:rsidRPr="00361803">
        <w:t xml:space="preserve">. </w:t>
      </w:r>
      <w:r w:rsidR="00D95E88" w:rsidRPr="00361803">
        <w:t xml:space="preserve">We conclude </w:t>
      </w:r>
      <w:r w:rsidR="00D67214" w:rsidRPr="00361803">
        <w:t xml:space="preserve">that </w:t>
      </w:r>
      <w:r w:rsidR="00A70ACF" w:rsidRPr="00361803">
        <w:t>the effects of</w:t>
      </w:r>
      <w:r w:rsidR="00F73DD3" w:rsidRPr="00361803">
        <w:t xml:space="preserve"> </w:t>
      </w:r>
      <w:r w:rsidR="00250F81" w:rsidRPr="00361803">
        <w:t xml:space="preserve">standing </w:t>
      </w:r>
      <w:r w:rsidR="001925C8" w:rsidRPr="00361803">
        <w:t xml:space="preserve">genetic </w:t>
      </w:r>
      <w:r w:rsidR="00250F81" w:rsidRPr="00361803">
        <w:t>variation</w:t>
      </w:r>
      <w:r w:rsidR="0045456A" w:rsidRPr="00361803">
        <w:t xml:space="preserve"> </w:t>
      </w:r>
      <w:r w:rsidR="00F73DD3" w:rsidRPr="00361803">
        <w:t xml:space="preserve">on the </w:t>
      </w:r>
      <w:r w:rsidR="009E4601" w:rsidRPr="00361803">
        <w:t xml:space="preserve">process of speciation depend </w:t>
      </w:r>
      <w:r w:rsidR="00F470A9" w:rsidRPr="00361803">
        <w:t xml:space="preserve">on </w:t>
      </w:r>
      <w:r w:rsidR="009E4601" w:rsidRPr="00361803">
        <w:t xml:space="preserve">both the </w:t>
      </w:r>
      <w:r w:rsidR="009E4601" w:rsidRPr="00361803">
        <w:lastRenderedPageBreak/>
        <w:t xml:space="preserve">characteristics of </w:t>
      </w:r>
      <w:r w:rsidR="00C714EA">
        <w:t xml:space="preserve">the </w:t>
      </w:r>
      <w:r w:rsidR="009E4601" w:rsidRPr="00361803">
        <w:t xml:space="preserve">standing variation and </w:t>
      </w:r>
      <w:r w:rsidR="00695E6B" w:rsidRPr="00361803">
        <w:t xml:space="preserve">on </w:t>
      </w:r>
      <w:r w:rsidR="009E4601" w:rsidRPr="00361803">
        <w:t>the environments in which derived populations are adapting.</w:t>
      </w:r>
      <w:r w:rsidR="00231CF5" w:rsidRPr="00361803">
        <w:br w:type="page"/>
      </w:r>
    </w:p>
    <w:p w14:paraId="0D04167E" w14:textId="51D7F8B3" w:rsidR="00B562D0" w:rsidRPr="00361803" w:rsidRDefault="00B562D0" w:rsidP="005B6774">
      <w:pPr>
        <w:pStyle w:val="Body"/>
        <w:tabs>
          <w:tab w:val="left" w:pos="1839"/>
        </w:tabs>
        <w:spacing w:line="480" w:lineRule="auto"/>
        <w:outlineLvl w:val="0"/>
        <w:rPr>
          <w:b/>
        </w:rPr>
      </w:pPr>
      <w:r w:rsidRPr="00361803">
        <w:rPr>
          <w:b/>
        </w:rPr>
        <w:lastRenderedPageBreak/>
        <w:t>Impact summary</w:t>
      </w:r>
    </w:p>
    <w:p w14:paraId="656CC3F7" w14:textId="08EB904E" w:rsidR="00B562D0" w:rsidRPr="00361803" w:rsidRDefault="00B562D0" w:rsidP="00C60FFA">
      <w:pPr>
        <w:pStyle w:val="Body"/>
        <w:tabs>
          <w:tab w:val="left" w:pos="1839"/>
        </w:tabs>
        <w:spacing w:line="480" w:lineRule="auto"/>
        <w:outlineLvl w:val="0"/>
      </w:pPr>
      <w:r w:rsidRPr="00361803">
        <w:t xml:space="preserve">Among all of the questions that evolutionary biologists have posed, </w:t>
      </w:r>
      <w:r w:rsidR="006163AD" w:rsidRPr="00361803">
        <w:t>some of the</w:t>
      </w:r>
      <w:r w:rsidRPr="00361803">
        <w:t xml:space="preserve"> most lingering concern the predictability of evolution. For example, if two groups of organisms independently evolve similar traits in similar habitats, is it likely that this evolution proceeded using the same genes? </w:t>
      </w:r>
      <w:del w:id="6" w:author="Microsoft Office User" w:date="2018-07-05T10:06:00Z">
        <w:r w:rsidRPr="00361803" w:rsidDel="00C60FFA">
          <w:delText xml:space="preserve">And if </w:delText>
        </w:r>
        <w:r w:rsidR="00107AD5" w:rsidRPr="00361803" w:rsidDel="00C60FFA">
          <w:delText>this is the case</w:delText>
        </w:r>
      </w:del>
      <w:ins w:id="7" w:author="Microsoft Office User" w:date="2018-07-05T10:06:00Z">
        <w:r w:rsidR="00C60FFA">
          <w:t>If so</w:t>
        </w:r>
      </w:ins>
      <w:r w:rsidR="00107AD5" w:rsidRPr="00361803">
        <w:t xml:space="preserve">, what can we learn about the probability that these groups </w:t>
      </w:r>
      <w:r w:rsidR="003D291D" w:rsidRPr="00361803">
        <w:t xml:space="preserve">have evolved reproductive barriers causing them to become distinct species? </w:t>
      </w:r>
      <w:r w:rsidR="00A27374" w:rsidRPr="00361803">
        <w:t xml:space="preserve">In our article, we investigate these two questions from a theoretical perspective </w:t>
      </w:r>
      <w:r w:rsidR="005E546C" w:rsidRPr="00361803">
        <w:t>in the</w:t>
      </w:r>
      <w:r w:rsidR="00A27374" w:rsidRPr="00361803">
        <w:t xml:space="preserve"> attempt to make generalizations that will apply to </w:t>
      </w:r>
      <w:commentRangeStart w:id="8"/>
      <w:r w:rsidR="00A27374" w:rsidRPr="00361803">
        <w:t>the real world</w:t>
      </w:r>
      <w:commentRangeEnd w:id="8"/>
      <w:r w:rsidR="00E161F4">
        <w:rPr>
          <w:rStyle w:val="CommentReference"/>
          <w:rFonts w:ascii="Times New Roman" w:eastAsia="Arial Unicode MS" w:hAnsi="Times New Roman" w:cs="Times New Roman"/>
          <w:color w:val="auto"/>
          <w:lang w:val="en-US" w:eastAsia="en-US"/>
        </w:rPr>
        <w:commentReference w:id="8"/>
      </w:r>
      <w:r w:rsidR="00A27374" w:rsidRPr="00361803">
        <w:t xml:space="preserve">. </w:t>
      </w:r>
      <w:r w:rsidR="00003678" w:rsidRPr="00361803">
        <w:t xml:space="preserve">In particular, we investigate the role </w:t>
      </w:r>
      <w:r w:rsidR="00D515E8">
        <w:t>o</w:t>
      </w:r>
      <w:r w:rsidR="0020068E">
        <w:t>f</w:t>
      </w:r>
      <w:r w:rsidR="00003678" w:rsidRPr="00361803">
        <w:t xml:space="preserve"> standing genetic variation—the genetic variability </w:t>
      </w:r>
      <w:r w:rsidR="003E6DDC">
        <w:t xml:space="preserve">that exists </w:t>
      </w:r>
      <w:r w:rsidR="00003678" w:rsidRPr="00361803">
        <w:t xml:space="preserve">within a population at any given time—in causing populations to evolve using the same </w:t>
      </w:r>
      <w:commentRangeStart w:id="9"/>
      <w:r w:rsidR="00003678" w:rsidRPr="00361803">
        <w:t>genes</w:t>
      </w:r>
      <w:commentRangeEnd w:id="9"/>
      <w:r w:rsidR="00E161F4">
        <w:rPr>
          <w:rStyle w:val="CommentReference"/>
          <w:rFonts w:ascii="Times New Roman" w:eastAsia="Arial Unicode MS" w:hAnsi="Times New Roman" w:cs="Times New Roman"/>
          <w:color w:val="auto"/>
          <w:lang w:val="en-US" w:eastAsia="en-US"/>
        </w:rPr>
        <w:commentReference w:id="9"/>
      </w:r>
      <w:r w:rsidR="00162060" w:rsidRPr="00361803">
        <w:t>. That is, we investigate the role of standing genetic variation in driving parallel genetic evolution</w:t>
      </w:r>
      <w:r w:rsidR="00003678" w:rsidRPr="00361803">
        <w:t xml:space="preserve">. We have </w:t>
      </w:r>
      <w:r w:rsidR="0062624F" w:rsidRPr="00361803">
        <w:t>three</w:t>
      </w:r>
      <w:r w:rsidR="00003678" w:rsidRPr="00361803">
        <w:t xml:space="preserve"> main conclusions. </w:t>
      </w:r>
      <w:commentRangeStart w:id="10"/>
      <w:r w:rsidR="00003678" w:rsidRPr="00361803">
        <w:t>First, groups of organisms that possess standing genetic variation are</w:t>
      </w:r>
      <w:r w:rsidR="00C638F5" w:rsidRPr="00361803">
        <w:t xml:space="preserve">, under </w:t>
      </w:r>
      <w:r w:rsidR="0020068E">
        <w:t>most</w:t>
      </w:r>
      <w:r w:rsidR="00C638F5" w:rsidRPr="00361803">
        <w:t xml:space="preserve"> conditions,</w:t>
      </w:r>
      <w:r w:rsidR="00003678" w:rsidRPr="00361803">
        <w:t xml:space="preserve"> mor</w:t>
      </w:r>
      <w:r w:rsidR="00162060" w:rsidRPr="00361803">
        <w:t>e likely to fol</w:t>
      </w:r>
      <w:r w:rsidR="00C638F5" w:rsidRPr="00361803">
        <w:t>low similar evolutionary trajectories</w:t>
      </w:r>
      <w:r w:rsidR="002A659F" w:rsidRPr="00361803">
        <w:t xml:space="preserve"> than those that adapt only from new mutation</w:t>
      </w:r>
      <w:commentRangeEnd w:id="10"/>
      <w:r w:rsidR="007A487E">
        <w:rPr>
          <w:rStyle w:val="CommentReference"/>
          <w:rFonts w:ascii="Times New Roman" w:eastAsia="Arial Unicode MS" w:hAnsi="Times New Roman" w:cs="Times New Roman"/>
          <w:color w:val="auto"/>
          <w:lang w:val="en-US" w:eastAsia="en-US"/>
        </w:rPr>
        <w:commentReference w:id="10"/>
      </w:r>
      <w:r w:rsidR="000D6987" w:rsidRPr="00361803">
        <w:t xml:space="preserve">. Our second conclusion is that parallel evolution from standing </w:t>
      </w:r>
      <w:r w:rsidR="00525315" w:rsidRPr="00361803">
        <w:t xml:space="preserve">genetic variation is likely only when </w:t>
      </w:r>
      <w:r w:rsidR="0011267C">
        <w:t xml:space="preserve">different </w:t>
      </w:r>
      <w:r w:rsidR="00013D64">
        <w:t>populations</w:t>
      </w:r>
      <w:r w:rsidR="00525315" w:rsidRPr="00361803">
        <w:t xml:space="preserve"> adapt to very similar environments; </w:t>
      </w:r>
      <w:commentRangeStart w:id="11"/>
      <w:r w:rsidR="00525315" w:rsidRPr="00361803">
        <w:t xml:space="preserve">seemingly </w:t>
      </w:r>
      <w:commentRangeEnd w:id="11"/>
      <w:r w:rsidR="002D43A1">
        <w:rPr>
          <w:rStyle w:val="CommentReference"/>
          <w:rFonts w:ascii="Times New Roman" w:eastAsia="Arial Unicode MS" w:hAnsi="Times New Roman" w:cs="Times New Roman"/>
          <w:color w:val="auto"/>
          <w:lang w:val="en-US" w:eastAsia="en-US"/>
        </w:rPr>
        <w:commentReference w:id="11"/>
      </w:r>
      <w:r w:rsidR="00525315" w:rsidRPr="00361803">
        <w:t>small environmental differences largely preclude parallelism</w:t>
      </w:r>
      <w:r w:rsidR="00E52E3E" w:rsidRPr="00361803">
        <w:t xml:space="preserve"> at the genetic level</w:t>
      </w:r>
      <w:r w:rsidR="00525315" w:rsidRPr="00361803">
        <w:t xml:space="preserve">. </w:t>
      </w:r>
      <w:r w:rsidR="00A85867" w:rsidRPr="00361803">
        <w:t xml:space="preserve">Finally, we find that standing genetic variation </w:t>
      </w:r>
      <w:r w:rsidR="00786F55" w:rsidRPr="00361803">
        <w:t>decreases the likelihood of speciation when two populations adapt to similar environments, but actually increases the likelihood of speciation when population</w:t>
      </w:r>
      <w:r w:rsidR="00446D75">
        <w:t>s</w:t>
      </w:r>
      <w:r w:rsidR="00786F55" w:rsidRPr="00361803">
        <w:t xml:space="preserve"> adapt to different environments. </w:t>
      </w:r>
      <w:r w:rsidR="00DA1673" w:rsidRPr="00361803">
        <w:t>In sum, our article generates predictions about how standing variation affects parallel genetic evolution and speciation that are readily testable in nature.</w:t>
      </w:r>
    </w:p>
    <w:p w14:paraId="6026A7E6" w14:textId="1E04E48D" w:rsidR="00B562D0" w:rsidRPr="00361803" w:rsidRDefault="00B562D0" w:rsidP="005B6774">
      <w:pPr>
        <w:spacing w:line="480" w:lineRule="auto"/>
        <w:rPr>
          <w:rFonts w:ascii="Calibri" w:eastAsia="Calibri" w:hAnsi="Calibri" w:cs="Calibri"/>
          <w:b/>
          <w:color w:val="000000"/>
          <w:u w:color="000000"/>
          <w:lang w:val="en-CA" w:eastAsia="en-CA"/>
        </w:rPr>
      </w:pPr>
      <w:r w:rsidRPr="00361803">
        <w:rPr>
          <w:rFonts w:ascii="Calibri" w:hAnsi="Calibri" w:cs="Calibri"/>
          <w:b/>
        </w:rPr>
        <w:br w:type="page"/>
      </w:r>
    </w:p>
    <w:p w14:paraId="3CC0A614" w14:textId="46B9BD18" w:rsidR="00B562D0" w:rsidRPr="00361803" w:rsidRDefault="00B562D0" w:rsidP="005B6774">
      <w:pPr>
        <w:pStyle w:val="Body"/>
        <w:tabs>
          <w:tab w:val="left" w:pos="1839"/>
        </w:tabs>
        <w:spacing w:line="480" w:lineRule="auto"/>
        <w:outlineLvl w:val="0"/>
        <w:rPr>
          <w:b/>
        </w:rPr>
      </w:pPr>
      <w:r w:rsidRPr="00361803">
        <w:rPr>
          <w:b/>
        </w:rPr>
        <w:lastRenderedPageBreak/>
        <w:t>Introduction</w:t>
      </w:r>
    </w:p>
    <w:p w14:paraId="1042854D" w14:textId="5052A02D" w:rsidR="00070FBB" w:rsidRPr="00361803" w:rsidRDefault="00B40A3F" w:rsidP="005B6774">
      <w:pPr>
        <w:pStyle w:val="Body"/>
        <w:spacing w:line="480" w:lineRule="auto"/>
      </w:pPr>
      <w:r w:rsidRPr="00361803">
        <w:t xml:space="preserve">The process of adaptation involves </w:t>
      </w:r>
      <w:r w:rsidR="00D45C42" w:rsidRPr="00361803">
        <w:t>positive</w:t>
      </w:r>
      <w:r w:rsidR="00B3498A" w:rsidRPr="00361803">
        <w:t xml:space="preserve"> natural</w:t>
      </w:r>
      <w:r w:rsidR="00D45C42" w:rsidRPr="00361803">
        <w:t xml:space="preserve"> </w:t>
      </w:r>
      <w:r w:rsidRPr="00361803">
        <w:t xml:space="preserve">selection on beneficial </w:t>
      </w:r>
      <w:r w:rsidR="0052361F" w:rsidRPr="00361803">
        <w:t>al</w:t>
      </w:r>
      <w:r w:rsidR="007A1DBC" w:rsidRPr="00361803">
        <w:t>leles</w:t>
      </w:r>
      <w:r w:rsidRPr="00361803">
        <w:t xml:space="preserve"> </w:t>
      </w:r>
      <w:r w:rsidR="0075593E" w:rsidRPr="00361803">
        <w:t xml:space="preserve">that improve the fit of </w:t>
      </w:r>
      <w:commentRangeStart w:id="12"/>
      <w:r w:rsidR="0075593E" w:rsidRPr="00361803">
        <w:t xml:space="preserve">a population </w:t>
      </w:r>
      <w:commentRangeEnd w:id="12"/>
      <w:r w:rsidR="002D48F9">
        <w:rPr>
          <w:rStyle w:val="CommentReference"/>
          <w:rFonts w:ascii="Times New Roman" w:eastAsia="Arial Unicode MS" w:hAnsi="Times New Roman" w:cs="Times New Roman"/>
          <w:color w:val="auto"/>
          <w:lang w:val="en-US" w:eastAsia="en-US"/>
        </w:rPr>
        <w:commentReference w:id="12"/>
      </w:r>
      <w:r w:rsidR="0075593E" w:rsidRPr="00361803">
        <w:t xml:space="preserve">to its environment. </w:t>
      </w:r>
      <w:r w:rsidR="00E63C7F" w:rsidRPr="00361803">
        <w:t xml:space="preserve">Adaptation can proceed via selection on </w:t>
      </w:r>
      <w:r w:rsidR="00B85411" w:rsidRPr="00361803">
        <w:t>new</w:t>
      </w:r>
      <w:r w:rsidR="00E63C7F" w:rsidRPr="00361803">
        <w:t xml:space="preserve"> mutations </w:t>
      </w:r>
      <w:r w:rsidR="002770FB">
        <w:t xml:space="preserve">or </w:t>
      </w:r>
      <w:r w:rsidR="0073122A" w:rsidRPr="00361803">
        <w:t xml:space="preserve">on </w:t>
      </w:r>
      <w:r w:rsidR="00070FBB" w:rsidRPr="00361803">
        <w:t xml:space="preserve">pre-existing standing genetic variation </w:t>
      </w:r>
      <w:r w:rsidR="00070FBB" w:rsidRPr="00361803">
        <w:fldChar w:fldCharType="begin" w:fldLock="1"/>
      </w:r>
      <w:r w:rsidR="00BA49AA">
        <w:instrText>ADDIN CSL_CITATION { "citationItems" : [ { "id" : "ITEM-1", "itemData" : { "ISBN" : "0016-6731", "ISSN" : "00166731", "PMID" : "11157004", "abstract" : "We consider populations that adapt to a sudden environmental change by fixing alleles found at mutation-selection balance. In particular, we calculate probabilities of fixation for previously deleterious alleles, ignoring the input of new mutations. We find that \"Haldane's sieve\"--the bias against the establishment of recessive beneficial mutations--does not hold under these conditions. Instead probabilities of fixation are generally independent of dominance. We show that this result is robust to patterns of sex expression for both X-linked and autosomal loci. We further show that adaptive evolution is invariably slower at X-linked than autosomal loci when evolution begins from mutation-selection balance. This result differs from that obtained when adaptation uses new mutations, a finding that may have some bearing on recent attempts to distinguish between hitchhiking and background selection by contrasting the molecular population genetics of X-linked vs. autosomal loci. Last, we suggest a test to determine whether adaptation used new mutations or previously deleterious alleles from the standing genetic variation.", "author" : [ { "dropping-particle" : "", "family" : "Orr", "given" : "H. A.", "non-dropping-particle" : "", "parse-names" : false, "suffix" : "" }, { "dropping-particle" : "", "family" : "Betancourt", "given" : "A. J.", "non-dropping-particle" : "", "parse-names" : false, "suffix" : "" } ], "container-title" : "Genetics", "id" : "ITEM-1", "issue" : "2", "issued" : { "date-parts" : [ [ "2001" ] ] }, "page" : "875-884", "title" : "Haldane's sieve and adaptation from the standing genetic variation", "type" : "article-journal", "volume" : "157" }, "uris" : [ "http://www.mendeley.com/documents/?uuid=eef26acf-4894-4879-a12d-5bc5fc0b2261" ] } ], "mendeley" : { "formattedCitation" : "(Orr and Betancourt 2001)", "plainTextFormattedCitation" : "(Orr and Betancourt 2001)", "previouslyFormattedCitation" : "(Orr and Betancourt 2001)" }, "properties" : {  }, "schema" : "https://github.com/citation-style-language/schema/raw/master/csl-citation.json" }</w:instrText>
      </w:r>
      <w:r w:rsidR="00070FBB" w:rsidRPr="00361803">
        <w:fldChar w:fldCharType="separate"/>
      </w:r>
      <w:r w:rsidR="00070FBB" w:rsidRPr="00361803">
        <w:rPr>
          <w:noProof/>
        </w:rPr>
        <w:t>(Orr and Betancourt 2001)</w:t>
      </w:r>
      <w:r w:rsidR="00070FBB" w:rsidRPr="00361803">
        <w:fldChar w:fldCharType="end"/>
      </w:r>
      <w:r w:rsidR="00B3498A" w:rsidRPr="00361803">
        <w:t xml:space="preserve">. If </w:t>
      </w:r>
      <w:r w:rsidR="00070FBB" w:rsidRPr="00361803">
        <w:t>populations experience d</w:t>
      </w:r>
      <w:r w:rsidR="003815E5" w:rsidRPr="00361803">
        <w:t>ivergent natural selection</w:t>
      </w:r>
      <w:r w:rsidR="00362E40" w:rsidRPr="00361803">
        <w:t xml:space="preserve">, which </w:t>
      </w:r>
      <w:r w:rsidR="003815E5" w:rsidRPr="00361803">
        <w:t>favour</w:t>
      </w:r>
      <w:r w:rsidR="00362E40" w:rsidRPr="00361803">
        <w:t>s</w:t>
      </w:r>
      <w:r w:rsidR="003815E5" w:rsidRPr="00361803">
        <w:t xml:space="preserve"> </w:t>
      </w:r>
      <w:r w:rsidR="0005406B" w:rsidRPr="00361803">
        <w:t>distinct phenotypes</w:t>
      </w:r>
      <w:r w:rsidR="003815E5" w:rsidRPr="00361803">
        <w:t xml:space="preserve"> </w:t>
      </w:r>
      <w:r w:rsidR="00362E40" w:rsidRPr="00361803">
        <w:t xml:space="preserve">in different </w:t>
      </w:r>
      <w:r w:rsidR="00B3498A" w:rsidRPr="00361803">
        <w:t>e</w:t>
      </w:r>
      <w:r w:rsidR="006F75F7" w:rsidRPr="00361803">
        <w:t>nvironments</w:t>
      </w:r>
      <w:r w:rsidR="00362E40" w:rsidRPr="00361803">
        <w:t>, then</w:t>
      </w:r>
      <w:r w:rsidR="00070FBB" w:rsidRPr="00361803">
        <w:t xml:space="preserve"> </w:t>
      </w:r>
      <w:r w:rsidR="003E441B">
        <w:t>different</w:t>
      </w:r>
      <w:r w:rsidR="00070FBB" w:rsidRPr="00361803">
        <w:t xml:space="preserve"> alleles are</w:t>
      </w:r>
      <w:r w:rsidR="006F75F7" w:rsidRPr="00361803">
        <w:t xml:space="preserve"> expected to </w:t>
      </w:r>
      <w:r w:rsidR="008C686C" w:rsidRPr="00361803">
        <w:t xml:space="preserve">fix </w:t>
      </w:r>
      <w:r w:rsidR="000025E1" w:rsidRPr="00361803">
        <w:t xml:space="preserve">regardless of their </w:t>
      </w:r>
      <w:r w:rsidR="006653A1" w:rsidRPr="00361803">
        <w:t>origin</w:t>
      </w:r>
      <w:r w:rsidR="00070FBB" w:rsidRPr="00361803">
        <w:t>. Parallel natural selection, by contrast, favours the same phenotypes</w:t>
      </w:r>
      <w:r w:rsidR="00A4415B" w:rsidRPr="00361803">
        <w:t xml:space="preserve"> and alleles</w:t>
      </w:r>
      <w:r w:rsidR="00070FBB" w:rsidRPr="00361803">
        <w:t xml:space="preserve"> in different populations. </w:t>
      </w:r>
      <w:r w:rsidR="00D72DF5" w:rsidRPr="00361803">
        <w:t>Nevertheless</w:t>
      </w:r>
      <w:r w:rsidR="00070FBB" w:rsidRPr="00361803">
        <w:t xml:space="preserve">, </w:t>
      </w:r>
      <w:r w:rsidR="00D72DF5" w:rsidRPr="00361803">
        <w:t xml:space="preserve">distinct </w:t>
      </w:r>
      <w:r w:rsidR="00070FBB" w:rsidRPr="00361803">
        <w:t>populations not connected by gene flow</w:t>
      </w:r>
      <w:r w:rsidR="006F75F7" w:rsidRPr="00361803">
        <w:t xml:space="preserve"> (i.e., allopatric)</w:t>
      </w:r>
      <w:r w:rsidR="00070FBB" w:rsidRPr="00361803">
        <w:t xml:space="preserve"> </w:t>
      </w:r>
      <w:r w:rsidR="00D72DF5" w:rsidRPr="00361803">
        <w:t xml:space="preserve">might also </w:t>
      </w:r>
      <w:r w:rsidR="00E16243" w:rsidRPr="00361803">
        <w:t>encounter</w:t>
      </w:r>
      <w:r w:rsidR="00070FBB" w:rsidRPr="00361803">
        <w:t xml:space="preserve"> and fix alternative adaptive alleles </w:t>
      </w:r>
      <w:r w:rsidR="00D72DF5" w:rsidRPr="00361803">
        <w:t>by</w:t>
      </w:r>
      <w:r w:rsidR="00070FBB" w:rsidRPr="00361803">
        <w:t xml:space="preserve"> chance </w:t>
      </w:r>
      <w:r w:rsidR="009C07F2" w:rsidRPr="00361803">
        <w:fldChar w:fldCharType="begin" w:fldLock="1"/>
      </w:r>
      <w:r w:rsidR="00BA49AA">
        <w:instrText>ADDIN CSL_CITATION { "citationItems" : [ { "id" : "ITEM-1", "itemData" : { "DOI" : "10.1098/rspb.1990.0025", "ISBN" : "00804649", "ISSN" : "0962-8452", "PMID" : "6127704", "abstract" : "Computer simulations in which selection acts on a quantitative character show that the randomness of mutations can contribute significantly to evolutionary divergence between populations. In different populations, different advantageous mutations occur, and are selected to fixation, so that the populations diverge even when they are initially identical, and are subject to identical selection. This stochastic process is distinct from random genetic drift. In some circumstances (large populations or strong selection, or both) mutational order can be greatly more important than random drift in bringing about divergence. It can generate a `disconnection' between evolution at the phenotypic and genotypic levels, and can give rise to a rough `molecular clock', albeit episodic, that is driven by selection. In the absence of selection, mutational order has little or no effect.", "author" : [ { "dropping-particle" : "", "family" : "Mani", "given" : "G. S.", "non-dropping-particle" : "", "parse-names" : false, "suffix" : "" }, { "dropping-particle" : "", "family" : "Clarke", "given" : "B. C.", "non-dropping-particle" : "", "parse-names" : false, "suffix" : "" } ], "container-title" : "Proceedings of the Royal Society B: Biological Sciences", "id" : "ITEM-1", "issue" : "1297", "issued" : { "date-parts" : [ [ "1990" ] ] }, "page" : "29-37", "title" : "Mutational Order: A Major Stochastic Process in Evolution", "type" : "article-journal", "volume" : "240" }, "uris" : [ "http://www.mendeley.com/documents/?uuid=9a700f4e-be7d-47ba-9438-9d5949716ff9" ] } ], "mendeley" : { "formattedCitation" : "(Mani and Clarke 1990)", "plainTextFormattedCitation" : "(Mani and Clarke 1990)", "previouslyFormattedCitation" : "(Mani and Clarke 1990)" }, "properties" : {  }, "schema" : "https://github.com/citation-style-language/schema/raw/master/csl-citation.json" }</w:instrText>
      </w:r>
      <w:r w:rsidR="009C07F2" w:rsidRPr="00361803">
        <w:fldChar w:fldCharType="separate"/>
      </w:r>
      <w:r w:rsidR="009C07F2" w:rsidRPr="00361803">
        <w:rPr>
          <w:noProof/>
        </w:rPr>
        <w:t>(Mani and Clarke 1990)</w:t>
      </w:r>
      <w:r w:rsidR="009C07F2" w:rsidRPr="00361803">
        <w:fldChar w:fldCharType="end"/>
      </w:r>
      <w:r w:rsidR="00070FBB" w:rsidRPr="00361803">
        <w:t xml:space="preserve">. </w:t>
      </w:r>
      <w:r w:rsidR="007E4FEF" w:rsidRPr="00361803">
        <w:t>I</w:t>
      </w:r>
      <w:r w:rsidR="00070FBB" w:rsidRPr="00361803">
        <w:t>f populations share a common pool of ancestral standing vari</w:t>
      </w:r>
      <w:r w:rsidR="002B48B7" w:rsidRPr="00361803">
        <w:t>ation, however,</w:t>
      </w:r>
      <w:r w:rsidR="00070FBB" w:rsidRPr="00361803">
        <w:t xml:space="preserve"> they </w:t>
      </w:r>
      <w:r w:rsidR="00DD17ED" w:rsidRPr="00361803">
        <w:t>are more</w:t>
      </w:r>
      <w:r w:rsidR="00D01D5F">
        <w:t xml:space="preserve"> to</w:t>
      </w:r>
      <w:r w:rsidR="00DD17ED" w:rsidRPr="00361803">
        <w:t xml:space="preserve"> likely</w:t>
      </w:r>
      <w:r w:rsidR="00070FBB" w:rsidRPr="00361803">
        <w:t xml:space="preserve"> fix the same mutations during </w:t>
      </w:r>
      <w:r w:rsidR="002B48B7" w:rsidRPr="00361803">
        <w:t xml:space="preserve">parallel </w:t>
      </w:r>
      <w:r w:rsidR="00070FBB" w:rsidRPr="00361803">
        <w:t>adaptation</w:t>
      </w:r>
      <w:r w:rsidR="00F26CE9" w:rsidRPr="00361803">
        <w:t xml:space="preserve"> </w:t>
      </w:r>
      <w:r w:rsidR="00F26CE9" w:rsidRPr="00361803">
        <w:fldChar w:fldCharType="begin" w:fldLock="1"/>
      </w:r>
      <w:r w:rsidR="00BA49AA">
        <w:instrText>ADDIN CSL_CITATION { "citationItems" : [ { "id" : "ITEM-1", "itemData" : { "DOI" : "10.1098/rspb.2012.2146", "ISBN" : "1471-2954 (Electronic)\\n0962-8452 (Linking)", "ISSN" : "0962-8452",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 L.", "non-dropping-particle" : "", "parse-names" : false, "suffix" : "" }, { "dropping-particle" : "", "family" : "Arnegard", "given" : "M. E.", "non-dropping-particle" : "", "parse-names" : false, "suffix" : "" }, { "dropping-particle" : "", "family" : "Peichel", "given" : "C. L.", "non-dropping-particle" : "", "parse-names" : false, "suffix" : "" }, { "dropping-particle" : "", "family" : "Schluter", "given" : "D.", "non-dropping-particle" : "", "parse-names" : false, "suffix" : "" } ], "container-title" : "Proceedings of the Royal Society B: Biological Sciences", "id" : "ITEM-1", "issue" : "1749", "issued" : { "date-parts" : [ [ "2012" ] ] }, "page" : "5039-5047", "title" : "The probability of genetic parallelism and convergence in natural populations", "type" : "article-journal", "volume" : "279" }, "uris" : [ "http://www.mendeley.com/documents/?uuid=82922bc8-9178-4295-917a-658e16f2e246" ] }, { "id" : "ITEM-2", "itemData" : { "DOI" : "10.1073/pnas.0901264106", "ISBN" : "0027-8424", "ISSN" : "1091-6490", "PMID" : "19528639", "abstract" : "Species originate frequently by natural selection. A general mechanism by which this occurs is ecological speciation, defined as the evolution of reproductive isolation between populations as a result of ecologically-based divergent natural selection. The alternative mechanism is mutation-order speciation in which populations fix different mutations as they adapt to similar selection pressures. Although numerous cases now indicate the importance of ecological speciation in nature, very little is known about the genetics of the process. Here, we summarize the genetics of premating and postzygotic isolation and the role of standing genetic variation in ecological speciation. We discuss the role of selection from standing genetic variation in threespine stickleback (Gasterosteus aculeatus), a complex of species whose ancestral marine form repeatedly colonized and adapted to freshwater environments. We propose that ecological speciation has occurred multiple times in parallel in this group via a \"transporter\" process in which selection in freshwater environments repeatedly acts on standing genetic variation that is maintained in marine populations by export of freshwater-adapted alleles from elsewhere in the range. Selection from standing genetic variation is likely to play a large role in ecological speciation, which may partly account for its rapidity.", "author" : [ { "dropping-particle" : "", "family" : "Schluter", "given" : "Dolph", "non-dropping-particle" : "", "parse-names" : false, "suffix" : "" }, { "dropping-particle" : "", "family" : "Conte", "given" : "Gina L", "non-dropping-particle" : "", "parse-names" : false, "suffix" : "" } ], "container-title" : "Proceedings of the National Academy of Sciences of the USA", "id" : "ITEM-2", "issued" : { "date-parts" : [ [ "2009" ] ] }, "page" : "9955-62", "title" : "Genetics and ecological speciation.", "type" : "article-journal", "volume" : "106.Sup1" }, "uris" : [ "http://www.mendeley.com/documents/?uuid=fb0c3e0f-577a-49ea-8fd1-e977371cdad2" ] } ], "mendeley" : { "formattedCitation" : "(Schluter and Conte 2009; Conte et al. 2012)", "plainTextFormattedCitation" : "(Schluter and Conte 2009; Conte et al. 2012)", "previouslyFormattedCitation" : "(Schluter and Conte 2009; Conte et al. 2012)" }, "properties" : {  }, "schema" : "https://github.com/citation-style-language/schema/raw/master/csl-citation.json" }</w:instrText>
      </w:r>
      <w:r w:rsidR="00F26CE9" w:rsidRPr="00361803">
        <w:fldChar w:fldCharType="separate"/>
      </w:r>
      <w:r w:rsidR="00F26CE9" w:rsidRPr="00361803">
        <w:rPr>
          <w:noProof/>
        </w:rPr>
        <w:t>(Schluter and Conte 2009; Conte et al. 2012)</w:t>
      </w:r>
      <w:r w:rsidR="00F26CE9" w:rsidRPr="00361803">
        <w:fldChar w:fldCharType="end"/>
      </w:r>
      <w:r w:rsidR="00070FBB" w:rsidRPr="00361803">
        <w:t xml:space="preserve">. Here, we investigate </w:t>
      </w:r>
      <w:r w:rsidR="002A251C" w:rsidRPr="00361803">
        <w:t>how the availability</w:t>
      </w:r>
      <w:r w:rsidR="004322BA" w:rsidRPr="00361803">
        <w:t xml:space="preserve"> of</w:t>
      </w:r>
      <w:r w:rsidR="002A251C" w:rsidRPr="00361803">
        <w:t xml:space="preserve"> standing genetic variation</w:t>
      </w:r>
      <w:r w:rsidR="00070FBB" w:rsidRPr="00361803">
        <w:t xml:space="preserve"> </w:t>
      </w:r>
      <w:r w:rsidR="00490CBC" w:rsidRPr="00361803">
        <w:t xml:space="preserve">for adaptation </w:t>
      </w:r>
      <w:r w:rsidR="002A251C" w:rsidRPr="00361803">
        <w:t>affects</w:t>
      </w:r>
      <w:r w:rsidR="00070FBB" w:rsidRPr="00361803">
        <w:t xml:space="preserve"> parallel genetic evolution</w:t>
      </w:r>
      <w:r w:rsidR="000025E1" w:rsidRPr="00361803">
        <w:t xml:space="preserve">—defined as reuse of the same </w:t>
      </w:r>
      <w:r w:rsidR="00C80DD2">
        <w:t>alleles</w:t>
      </w:r>
      <w:r w:rsidR="000025E1" w:rsidRPr="00361803">
        <w:t xml:space="preserve"> during independent bouts of adaptation—</w:t>
      </w:r>
      <w:r w:rsidR="00070FBB" w:rsidRPr="00361803">
        <w:t>across environments and</w:t>
      </w:r>
      <w:r w:rsidR="00925574" w:rsidRPr="00361803">
        <w:t xml:space="preserve"> the</w:t>
      </w:r>
      <w:r w:rsidR="00070FBB" w:rsidRPr="00361803">
        <w:t xml:space="preserve"> associated implications for speciation.</w:t>
      </w:r>
    </w:p>
    <w:p w14:paraId="48478222" w14:textId="6A566FCB" w:rsidR="005F4F27" w:rsidRPr="00361803" w:rsidRDefault="00E60F42" w:rsidP="005B6774">
      <w:pPr>
        <w:pStyle w:val="Body"/>
        <w:spacing w:line="480" w:lineRule="auto"/>
      </w:pPr>
      <w:r w:rsidRPr="00361803">
        <w:tab/>
      </w:r>
      <w:r w:rsidR="003F6F82" w:rsidRPr="00361803">
        <w:t>Adaptation facilitates progress towards speciation when adapting populations evolve reproductive isolating barriers</w:t>
      </w:r>
      <w:r w:rsidR="00B111FB" w:rsidRPr="00361803">
        <w:t xml:space="preserve"> as a by-product. These reproductive isolating barriers can arise because genetic differences between populations reduce the fitness of their hybrids, thereby reducing gene flow </w:t>
      </w:r>
      <w:r w:rsidR="0000747B" w:rsidRPr="00361803">
        <w:t xml:space="preserve">upon </w:t>
      </w:r>
      <w:r w:rsidR="00E14065" w:rsidRPr="00361803">
        <w:t>secondary contact</w:t>
      </w:r>
      <w:r w:rsidR="003F6F82" w:rsidRPr="00361803">
        <w:t>.</w:t>
      </w:r>
      <w:r w:rsidR="00E14065" w:rsidRPr="00361803">
        <w:t xml:space="preserve"> </w:t>
      </w:r>
      <w:r w:rsidR="00103422" w:rsidRPr="00361803">
        <w:t>Und</w:t>
      </w:r>
      <w:r w:rsidR="001C2EEF" w:rsidRPr="00361803">
        <w:t>er ecological speciation</w:t>
      </w:r>
      <w:r w:rsidR="004B39D0" w:rsidRPr="00361803">
        <w:t xml:space="preserve"> </w:t>
      </w:r>
      <w:r w:rsidR="00E1007E" w:rsidRPr="00361803">
        <w:t xml:space="preserve">driven by divergent selection </w:t>
      </w:r>
      <w:r w:rsidR="000025E1" w:rsidRPr="00361803">
        <w:fldChar w:fldCharType="begin" w:fldLock="1"/>
      </w:r>
      <w:r w:rsidR="00BA49AA">
        <w:instrText>ADDIN CSL_CITATION { "citationItems" : [ { "id" : "ITEM-1", "itemData" : { "DOI" : "10.1098/rstb.1996.0075", "ISBN" : "0962-8436", "ISSN" : "0962-8436", "PMID" : "3484", "abstract" : "A venerable view of speciation is that reproductive isolation ultimately evolves from contrasting selection pressures between populations exploiting different resource environments. Yet, this `ecological' mode of species origins has been tested rarely in nature. Here I describe emerging evidence of divergent selection and speciation in fishes of postglacial lakes. Examples of very closely related species pairs within such lakes are known from over a dozen independent fish lineages. These pairs display four remarkable attributes which together raise the possibility of ecological speciation: rapid evolution of assortative mating in sympatry and/or allopatry; persistence in sympatry despite a history of gene flow; a high degree of niche differentiation (usually one species is planktivorous and the other is benthic) accompanied by differences in body size and shape; and high intrinsic viability and fertility of interspecific hybrids. More direct evidence for ecological speciation comes from preliminary confirmation of three predictions: selection against hybrids has an ecological basis (morphologically intermediate hybrid sticklebacks have a reduced ability to exploit the main resources on which the parent species are specialized); premating isolation is linked to the morphological traits that have diverged between species (hybridization in sticklebacks occurs only between the morphologically most similar individuals of the two parent species); premating isolation mechanisms evolve in parallel in similar environments (interspecific mate preferences appear to have diverged in parallel in stickleback species pairs that evolved independently). These findings argue that knowledge of ecological environments is essential to understanding the origin of species in adaptive radiation, and perhaps more generally. Field studies of selection on traits determining reproductive isolation are sorely needed, and would complement (and perhaps transform) traditional genetic approaches to speciation.", "author" : [ { "dropping-particle" : "", "family" : "Schluter", "given" : "D.", "non-dropping-particle" : "", "parse-names" : false, "suffix" : "" } ], "container-title" : "Philosophical Transactions of the Royal Society B: Biological Sciences", "id" : "ITEM-1", "issue" : "1341", "issued" : { "date-parts" : [ [ "1996" ] ] }, "page" : "807-814", "title" : "Ecological speciation in postglacial fishes", "type" : "article-journal", "volume" : "351" }, "uris" : [ "http://www.mendeley.com/documents/?uuid=cc6c763d-1ac6-4fa0-afab-8a2ec9ed7876" ] } ], "mendeley" : { "formattedCitation" : "(Schluter 1996)", "plainTextFormattedCitation" : "(Schluter 1996)", "previouslyFormattedCitation" : "(Schluter 1996)" }, "properties" : {  }, "schema" : "https://github.com/citation-style-language/schema/raw/master/csl-citation.json" }</w:instrText>
      </w:r>
      <w:r w:rsidR="000025E1" w:rsidRPr="00361803">
        <w:fldChar w:fldCharType="separate"/>
      </w:r>
      <w:r w:rsidR="000025E1" w:rsidRPr="00361803">
        <w:rPr>
          <w:noProof/>
        </w:rPr>
        <w:t>(Schluter 1996)</w:t>
      </w:r>
      <w:r w:rsidR="000025E1" w:rsidRPr="00361803">
        <w:fldChar w:fldCharType="end"/>
      </w:r>
      <w:r w:rsidR="00E1007E" w:rsidRPr="00361803">
        <w:t xml:space="preserve">, </w:t>
      </w:r>
      <w:r w:rsidR="00103422" w:rsidRPr="00361803">
        <w:t>F</w:t>
      </w:r>
      <w:r w:rsidR="000C176D" w:rsidRPr="00361803">
        <w:rPr>
          <w:vertAlign w:val="subscript"/>
        </w:rPr>
        <w:t>1</w:t>
      </w:r>
      <w:r w:rsidR="000C176D" w:rsidRPr="00361803">
        <w:t xml:space="preserve"> hybrids </w:t>
      </w:r>
      <w:r w:rsidR="00E1007E" w:rsidRPr="00361803">
        <w:t xml:space="preserve">might be intermediate in phenotype and </w:t>
      </w:r>
      <w:r w:rsidR="000C176D" w:rsidRPr="00361803">
        <w:t xml:space="preserve">unfit in either parental environment </w:t>
      </w:r>
      <w:r w:rsidR="00956379" w:rsidRPr="00361803">
        <w:fldChar w:fldCharType="begin" w:fldLock="1"/>
      </w:r>
      <w:r w:rsidR="00BA49AA">
        <w:instrText>ADDIN CSL_CITATION { "citationItems" : [ { "id" : "ITEM-1", "itemData" : { "DOI" : "10.2307/2640726", "ISBN" : "0014-3820", "ISSN" : "15585646", "abstract" : "\"Ecological\" speciation occurs when reproductive isolation evolves as a consequence of divergent selection between populations exploiting different resources or environments. We tested this hypothesis of speciation in a young stickleback species pair by measuring the direct contribution of ecological selection pressures to hybrid fitness. The two species (limnetic and benthic) are strongly differentiated morphologically and ecologically, whereas hybrids are intermediate. Fitness of hybrids is high in the laboratory, especially F$_1$ and F$_2$ hybrids (backcrosses may show some breakdown). We transplanted F$_1$ hybrids to enclosures in the two main habitats in the wild to test whether the distribution of resources available in the environment generates a hybrid disadvantage not detectable in the laboratory. Hybrids grew more slowly than limnetics in the open water habitat and more slowly than benthics in the littoral zone. Growth of F$_1$ hybrids was inferior to the average of the parent species across both habitats, albeit not significantly. The contrast between laboratory and field results supports the hypothesis that mechanisms of F$_1$ hybrid fitness in the wild are primarily ecological and do not result from intrinsic genetic incompatibilities. Direct selection on hybrids contributes to the maintenance of sympatric stickleback species and may have played an important role in their origin.", "author" : [ { "dropping-particle" : "", "family" : "Hatfield", "given" : "Todd", "non-dropping-particle" : "", "parse-names" : false, "suffix" : "" }, { "dropping-particle" : "", "family" : "Schluter", "given" : "Dolph", "non-dropping-particle" : "", "parse-names" : false, "suffix" : "" } ], "container-title" : "Evolution", "id" : "ITEM-1", "issue" : "3", "issued" : { "date-parts" : [ [ "1999" ] ] }, "page" : "866-873", "title" : "Ecological speciation in sticklebacks: environment-dependent hybrid fitness", "type" : "article-journal", "volume" : "53" }, "uris" : [ "http://www.mendeley.com/documents/?uuid=b720c085-1f16-4cbb-b315-4e420499d2ff" ] } ], "mendeley" : { "formattedCitation" : "(Hatfield and Schluter 1999)", "manualFormatting" : "(e.g., Hatfield and Schluter 1999)", "plainTextFormattedCitation" : "(Hatfield and Schluter 1999)", "previouslyFormattedCitation" : "(Hatfield and Schluter 1999)" }, "properties" : {  }, "schema" : "https://github.com/citation-style-language/schema/raw/master/csl-citation.json" }</w:instrText>
      </w:r>
      <w:r w:rsidR="00956379" w:rsidRPr="00361803">
        <w:fldChar w:fldCharType="separate"/>
      </w:r>
      <w:r w:rsidR="00956379" w:rsidRPr="00361803">
        <w:rPr>
          <w:noProof/>
        </w:rPr>
        <w:t>(</w:t>
      </w:r>
      <w:r w:rsidR="004B39D0" w:rsidRPr="00361803">
        <w:rPr>
          <w:noProof/>
        </w:rPr>
        <w:t xml:space="preserve">e.g., </w:t>
      </w:r>
      <w:r w:rsidR="00956379" w:rsidRPr="00361803">
        <w:rPr>
          <w:noProof/>
        </w:rPr>
        <w:t>Hatfield and Schluter 1999)</w:t>
      </w:r>
      <w:r w:rsidR="00956379" w:rsidRPr="00361803">
        <w:fldChar w:fldCharType="end"/>
      </w:r>
      <w:r w:rsidR="00956379" w:rsidRPr="00361803">
        <w:t xml:space="preserve">. </w:t>
      </w:r>
      <w:r w:rsidR="00E1007E" w:rsidRPr="00361803">
        <w:t>Under a</w:t>
      </w:r>
      <w:r w:rsidR="00956379" w:rsidRPr="00361803">
        <w:t>n alternative process of speciation</w:t>
      </w:r>
      <w:r w:rsidR="00E1007E" w:rsidRPr="00361803">
        <w:t xml:space="preserve"> </w:t>
      </w:r>
      <w:r w:rsidR="00956379" w:rsidRPr="00361803">
        <w:t>by</w:t>
      </w:r>
      <w:r w:rsidR="00E1007E" w:rsidRPr="00361803">
        <w:t xml:space="preserve"> </w:t>
      </w:r>
      <w:r w:rsidR="00956379" w:rsidRPr="00361803">
        <w:t>selection</w:t>
      </w:r>
      <w:r w:rsidR="00E1007E" w:rsidRPr="00361803">
        <w:t xml:space="preserve">, </w:t>
      </w:r>
      <w:r w:rsidR="00956379" w:rsidRPr="00361803">
        <w:t xml:space="preserve">populations </w:t>
      </w:r>
      <w:r w:rsidR="003843FF" w:rsidRPr="00361803">
        <w:t>diver</w:t>
      </w:r>
      <w:r w:rsidR="00121EE7" w:rsidRPr="00361803">
        <w:t>ge genetically by chance</w:t>
      </w:r>
      <w:r w:rsidR="00956379" w:rsidRPr="00361803">
        <w:t xml:space="preserve"> in the course of adapting to similar environments </w:t>
      </w:r>
      <w:r w:rsidR="00E1007E" w:rsidRPr="00361803">
        <w:t>despite</w:t>
      </w:r>
      <w:r w:rsidR="00956379" w:rsidRPr="00361803">
        <w:t xml:space="preserve"> parallel natural selection </w:t>
      </w:r>
      <w:r w:rsidR="00956379" w:rsidRPr="00361803">
        <w:fldChar w:fldCharType="begin" w:fldLock="1"/>
      </w:r>
      <w:r w:rsidR="00BA49AA">
        <w:instrText>ADDIN CSL_CITATION { "citationItems" : [ { "id" : "ITEM-1", "itemData" : { "DOI" : "10.1126/science.1160006", "ISBN" : "0036-8075", "ISSN" : "0036-8075", "PMID" : "19197053", "abstract" : "Natural selection commonly drives the origin of species, as Darwin initially claimed. Mechanisms of speciation by selection fall into two broad categories: ecological and mutation-order. Under ecological speciation, divergence is driven by divergent natural selection between environments, whereas under mutation-order speciation, divergence occurs when different mutations arise and are fixed in separate populations adapting to similar selection pressures. Tests of parallel evolution of reproductive isolation, trait-based assortative mating, and reproductive isolation by active selection have demonstrated that ecological speciation is a common means by which new species arise. Evidence for mutation-order speciation by natural selection is more limited and has been best documented by instances of reproductive isolation resulting from intragenomic conflict. However, we still have not identified all aspects of selection, and identifying the underlying genes for reproductive isolation remains challenging.", "author" : [ { "dropping-particle" : "", "family" : "Schluter", "given" : "Dolph", "non-dropping-particle" : "", "parse-names" : false, "suffix" : "" } ], "container-title" : "Science", "id" : "ITEM-1", "issue" : "2008", "issued" : { "date-parts" : [ [ "2009" ] ] }, "page" : "737-741", "title" : "Evidence for ecological speciation and its alternative", "type" : "article-journal", "volume" : "323" }, "uris" : [ "http://www.mendeley.com/documents/?uuid=eb633ff1-553c-4b4c-bc77-51f8ba7a2b3a" ] } ], "mendeley" : { "formattedCitation" : "(Schluter 2009)", "manualFormatting" : "('mutation-order' speciation; Schluter 2009)", "plainTextFormattedCitation" : "(Schluter 2009)", "previouslyFormattedCitation" : "(Schluter 2009)" }, "properties" : {  }, "schema" : "https://github.com/citation-style-language/schema/raw/master/csl-citation.json" }</w:instrText>
      </w:r>
      <w:r w:rsidR="00956379" w:rsidRPr="00361803">
        <w:fldChar w:fldCharType="separate"/>
      </w:r>
      <w:r w:rsidR="00956379" w:rsidRPr="00361803">
        <w:rPr>
          <w:noProof/>
        </w:rPr>
        <w:t xml:space="preserve">('mutation-order' speciation; Schluter </w:t>
      </w:r>
      <w:r w:rsidR="00956379" w:rsidRPr="00361803">
        <w:rPr>
          <w:noProof/>
        </w:rPr>
        <w:lastRenderedPageBreak/>
        <w:t>2009)</w:t>
      </w:r>
      <w:r w:rsidR="00956379" w:rsidRPr="00361803">
        <w:fldChar w:fldCharType="end"/>
      </w:r>
      <w:r w:rsidR="00956379" w:rsidRPr="00361803">
        <w:t>.</w:t>
      </w:r>
      <w:r w:rsidR="00571D4E" w:rsidRPr="00361803">
        <w:t xml:space="preserve"> In this case, distinct populations </w:t>
      </w:r>
      <w:r w:rsidR="00AB14EC" w:rsidRPr="00361803">
        <w:t>fix</w:t>
      </w:r>
      <w:r w:rsidR="00571D4E" w:rsidRPr="00361803">
        <w:t xml:space="preserve"> </w:t>
      </w:r>
      <w:r w:rsidR="00196FE4" w:rsidRPr="00361803">
        <w:t>alternative adaptive</w:t>
      </w:r>
      <w:r w:rsidR="00427ECA" w:rsidRPr="00361803">
        <w:t xml:space="preserve"> alleles </w:t>
      </w:r>
      <w:r w:rsidR="00571D4E" w:rsidRPr="00361803">
        <w:t>that</w:t>
      </w:r>
      <w:r w:rsidR="004E4159" w:rsidRPr="00361803">
        <w:t>,</w:t>
      </w:r>
      <w:r w:rsidR="00571D4E" w:rsidRPr="00361803">
        <w:t xml:space="preserve"> when combined render hybrids less fit than either parent</w:t>
      </w:r>
      <w:r w:rsidR="00FF17C6" w:rsidRPr="00361803">
        <w:t xml:space="preserve"> because </w:t>
      </w:r>
      <w:r w:rsidR="00A55EB6" w:rsidRPr="00361803">
        <w:t>they cause a transgressive maladaptive phenotype poorly suited to the parental habitat</w:t>
      </w:r>
      <w:ins w:id="13" w:author="Microsoft Office User" w:date="2018-07-05T10:18:00Z">
        <w:r w:rsidR="00B7005C">
          <w:t>s</w:t>
        </w:r>
      </w:ins>
      <w:r w:rsidR="00571D4E" w:rsidRPr="00361803">
        <w:t>.</w:t>
      </w:r>
      <w:r w:rsidR="00FF17C6" w:rsidRPr="00361803">
        <w:t xml:space="preserve"> </w:t>
      </w:r>
      <w:r w:rsidR="00427ECA" w:rsidRPr="00361803">
        <w:t xml:space="preserve">A central goal of research on speciation is to characterize </w:t>
      </w:r>
      <w:r w:rsidR="003815E5" w:rsidRPr="00361803">
        <w:t xml:space="preserve">the </w:t>
      </w:r>
      <w:r w:rsidR="007816DA" w:rsidRPr="00361803">
        <w:t xml:space="preserve">conditions </w:t>
      </w:r>
      <w:r w:rsidR="00427ECA" w:rsidRPr="00361803">
        <w:t xml:space="preserve">that can facilitate </w:t>
      </w:r>
      <w:r w:rsidR="00576CF0" w:rsidRPr="00361803">
        <w:t>and</w:t>
      </w:r>
      <w:r w:rsidR="00427ECA" w:rsidRPr="00361803">
        <w:t xml:space="preserve"> impede progress toward ecological and mutation-order speciation.</w:t>
      </w:r>
    </w:p>
    <w:p w14:paraId="5CE888E5" w14:textId="7C10F27D" w:rsidR="00092EA1" w:rsidRPr="00361803" w:rsidRDefault="00092EA1" w:rsidP="007A487E">
      <w:pPr>
        <w:pStyle w:val="Body"/>
        <w:spacing w:line="480" w:lineRule="auto"/>
      </w:pPr>
      <w:r w:rsidRPr="00361803">
        <w:tab/>
      </w:r>
      <w:r w:rsidR="007378E4" w:rsidRPr="00361803">
        <w:t xml:space="preserve">Whether adaptation proceeds largely via standing variation or from </w:t>
      </w:r>
      <w:r w:rsidR="009A72AF" w:rsidRPr="00361803">
        <w:t>new</w:t>
      </w:r>
      <w:r w:rsidR="007378E4" w:rsidRPr="00361803">
        <w:t xml:space="preserve"> mutation may influence the evolution of reproductive isolation between adapting populations.</w:t>
      </w:r>
      <w:r w:rsidR="008A0E93" w:rsidRPr="00361803">
        <w:t xml:space="preserve"> </w:t>
      </w:r>
      <w:commentRangeStart w:id="14"/>
      <w:r w:rsidR="00220A15" w:rsidRPr="00361803">
        <w:t>It is well</w:t>
      </w:r>
      <w:r w:rsidR="005221CC" w:rsidRPr="00361803">
        <w:t xml:space="preserve"> </w:t>
      </w:r>
      <w:r w:rsidR="00220A15" w:rsidRPr="00361803">
        <w:t>understood</w:t>
      </w:r>
      <w:r w:rsidR="004940A5" w:rsidRPr="00361803">
        <w:t xml:space="preserve"> that s</w:t>
      </w:r>
      <w:r w:rsidR="007378E4" w:rsidRPr="00361803">
        <w:t xml:space="preserve">tanding genetic variation </w:t>
      </w:r>
      <w:r w:rsidR="00AD1BD5" w:rsidRPr="00361803">
        <w:t>can be</w:t>
      </w:r>
      <w:r w:rsidR="007378E4" w:rsidRPr="00361803">
        <w:t xml:space="preserve"> an important contributor to parallel genetic evolution between populations</w:t>
      </w:r>
      <w:r w:rsidR="006C317B" w:rsidRPr="00361803">
        <w:t xml:space="preserve"> </w:t>
      </w:r>
      <w:commentRangeEnd w:id="14"/>
      <w:r w:rsidR="007A487E">
        <w:rPr>
          <w:rStyle w:val="CommentReference"/>
          <w:rFonts w:ascii="Times New Roman" w:eastAsia="Arial Unicode MS" w:hAnsi="Times New Roman" w:cs="Times New Roman"/>
          <w:color w:val="auto"/>
          <w:lang w:val="en-US" w:eastAsia="en-US"/>
        </w:rPr>
        <w:commentReference w:id="14"/>
      </w:r>
      <w:r w:rsidR="000B45E4" w:rsidRPr="00361803">
        <w:fldChar w:fldCharType="begin" w:fldLock="1"/>
      </w:r>
      <w:r w:rsidR="00BA49AA">
        <w:instrText>ADDIN CSL_CITATION { "citationItems" : [ { "id" : "ITEM-1", "itemData" : { "DOI" : "10.1038/nature10944", "ISBN" : "1476-4687 (Electronic)\\n0028-0836 (Linking)", "ISSN" : "0028-0836", "PMID" : "22481358", "abstract" : "Marine stickleback fish have colonized and adapted to thousands of streams and lakes formed since the last ice age, providing an exceptional opportunity to characterize genomic mechanisms underlying repeated ecological adaptation in nature. Here we develop a high-quality reference genome assembly for threespine sticklebacks. By sequencing the genomes of twenty additional individuals from a global set of marine and freshwater populations, we identify a genome-wide set of loci that are consistently associated with marine\u2013freshwater divergence. Our results indicate that reuse of globally shared standing genetic variation, including chromosomal inversions, has an important role in repeated evolution of distinct marine and freshwater sticklebacks, and in the maintenance of divergent ecotypes during early stages of reproductive isolation. Both coding and regulatory changes occur in the set of loci underlying marine\u2013freshwater evolution, but regulatory changes appear to predominate in this well known example of repeated adaptive evolution in nature.\\nView full text", "author" : [ { "dropping-particle" : "", "family" : "Jones", "given" : "Felicity C.", "non-dropping-particle" : "", "parse-names" : false, "suffix" : "" }, { "dropping-particle" : "", "family" : "Grabherr", "given" : "Manfred G.", "non-dropping-particle" : "", "parse-names" : false, "suffix" : "" }, { "dropping-particle" : "", "family" : "Chan", "given" : "Yingguang Frank", "non-dropping-particle" : "", "parse-names" : false, "suffix" : "" }, { "dropping-particle" : "", "family" : "Russell", "given" : "Pamela", "non-dropping-particle" : "", "parse-names" : false, "suffix" : "" }, { "dropping-particle" : "", "family" : "Mauceli", "given" : "Evan", "non-dropping-particle" : "", "parse-names" : false, "suffix" : "" }, { "dropping-particle" : "", "family" : "Johnson", "given" : "Jeremy", "non-dropping-particle" : "", "parse-names" : false, "suffix" : "" }, { "dropping-particle" : "", "family" : "Swofford", "given" : "Ross", "non-dropping-particle" : "", "parse-names" : false, "suffix" : "" }, { "dropping-particle" : "", "family" : "Pirun", "given" : "Mono", "non-dropping-particle" : "", "parse-names" : false, "suffix" : "" }, { "dropping-particle" : "", "family" : "Zody", "given" : "Michael C.", "non-dropping-particle" : "", "parse-names" : false, "suffix" : "" }, { "dropping-particle" : "", "family" : "White", "given" : "Simon", "non-dropping-particle" : "", "parse-names" : false, "suffix" : "" }, { "dropping-particle" : "", "family" : "Birney", "given" : "Ewan", "non-dropping-particle" : "", "parse-names" : false, "suffix" : "" }, { "dropping-particle" : "", "family" : "Searle", "given" : "Stephen", "non-dropping-particle" : "", "parse-names" : false, "suffix" : "" }, { "dropping-particle" : "", "family" : "Schmutz", "given" : "Jeremy", "non-dropping-particle" : "", "parse-names" : false, "suffix" : "" }, { "dropping-particle" : "", "family" : "Grimwood", "given" : "Jane", "non-dropping-particle" : "", "parse-names" : false, "suffix" : "" }, { "dropping-particle" : "", "family" : "Dickson", "given" : "Mark C.", "non-dropping-particle" : "", "parse-names" : false, "suffix" : "" }, { "dropping-particle" : "", "family" : "Myers", "given" : "Richard M.", "non-dropping-particle" : "", "parse-names" : false, "suffix" : "" }, { "dropping-particle" : "", "family" : "Miller", "given" : "Craig T.", "non-dropping-particle" : "", "parse-names" : false, "suffix" : "" }, { "dropping-particle" : "", "family" : "Summers", "given" : "Brian R.", "non-dropping-particle" : "", "parse-names" : false, "suffix" : "" }, { "dropping-particle" : "", "family" : "Knecht", "given" : "Anne K.", "non-dropping-particle" : "", "parse-names" : false, "suffix" : "" }, { "dropping-particle" : "", "family" : "Brady", "given" : "Shannon D.", "non-dropping-particle" : "", "parse-names" : false, "suffix" : "" }, { "dropping-particle" : "", "family" : "Zhang", "given" : "Haili", "non-dropping-particle" : "", "parse-names" : false, "suffix" : "" }, { "dropping-particle" : "", "family" : "Pollen", "given" : "Alex A.", "non-dropping-particle" : "", "parse-names" : false, "suffix" : "" }, { "dropping-particle" : "", "family" : "Howes", "given" : "Timothy", "non-dropping-particle" : "", "parse-names" : false, "suffix" : "" }, { "dropping-particle" : "", "family" : "Amemiya", "given" : "Chris", "non-dropping-particle" : "", "parse-names" : false, "suffix" : "" }, { "dropping-particle" : "", "family" : "Broad Institute Genome Sequencing Platform &amp; Whole Genome Assembly Team", "given" : "", "non-dropping-particle" : "", "parse-names" : false, "suffix" : "" }, { "dropping-particle" : "", "family" : "Lander", "given" : "Eric S.", "non-dropping-particle" : "", "parse-names" : false, "suffix" : "" }, { "dropping-particle" : "", "family" : "Palma", "given" : "Federica", "non-dropping-particle" : "Di", "parse-names" : false, "suffix" : "" }, { "dropping-particle" : "", "family" : "Lindblad-Toh", "given" : "Kerstin", "non-dropping-particle" : "", "parse-names" : false, "suffix" : "" }, { "dropping-particle" : "", "family" : "Kingsley", "given" : "David M.", "non-dropping-particle" : "", "parse-names" : false, "suffix" : "" } ], "container-title" : "Nature", "id" : "ITEM-1", "issue" : "7392", "issued" : { "date-parts" : [ [ "2012" ] ] }, "page" : "55-61", "title" : "The genomic basis of adaptive evolution in threespine sticklebacks", "type" : "article-journal", "volume" : "484" }, "uris" : [ "http://www.mendeley.com/documents/?uuid=6897d8bb-5dfe-46ab-9316-0f41fcc82e37" ] } ], "mendeley" : { "formattedCitation" : "(Jones et al. 2012)", "manualFormatting" : "(e.g., Jones et al. [2012])", "plainTextFormattedCitation" : "(Jones et al. 2012)", "previouslyFormattedCitation" : "(Jones et al. 2012)" }, "properties" : {  }, "schema" : "https://github.com/citation-style-language/schema/raw/master/csl-citation.json" }</w:instrText>
      </w:r>
      <w:r w:rsidR="000B45E4" w:rsidRPr="00361803">
        <w:fldChar w:fldCharType="separate"/>
      </w:r>
      <w:r w:rsidR="000B45E4" w:rsidRPr="00361803">
        <w:rPr>
          <w:noProof/>
        </w:rPr>
        <w:t xml:space="preserve">(e.g., Jones et al. </w:t>
      </w:r>
      <w:r w:rsidR="00E97EEE">
        <w:rPr>
          <w:noProof/>
        </w:rPr>
        <w:t>[</w:t>
      </w:r>
      <w:r w:rsidR="000B45E4" w:rsidRPr="00361803">
        <w:rPr>
          <w:noProof/>
        </w:rPr>
        <w:t>2012</w:t>
      </w:r>
      <w:r w:rsidR="00E97EEE">
        <w:rPr>
          <w:noProof/>
        </w:rPr>
        <w:t>]</w:t>
      </w:r>
      <w:r w:rsidR="000B45E4" w:rsidRPr="00361803">
        <w:rPr>
          <w:noProof/>
        </w:rPr>
        <w:t>)</w:t>
      </w:r>
      <w:r w:rsidR="000B45E4" w:rsidRPr="00361803">
        <w:fldChar w:fldCharType="end"/>
      </w:r>
      <w:r w:rsidR="000B45E4" w:rsidRPr="00361803">
        <w:t xml:space="preserve">. </w:t>
      </w:r>
      <w:r w:rsidR="00E86769" w:rsidRPr="00361803">
        <w:t>W</w:t>
      </w:r>
      <w:r w:rsidR="00BD1BEC" w:rsidRPr="00361803">
        <w:t xml:space="preserve">e </w:t>
      </w:r>
      <w:r w:rsidR="006C317B" w:rsidRPr="00361803">
        <w:t xml:space="preserve">therefore </w:t>
      </w:r>
      <w:r w:rsidR="0063524F" w:rsidRPr="00361803">
        <w:t>expected</w:t>
      </w:r>
      <w:r w:rsidR="00BF36C8" w:rsidRPr="00361803">
        <w:t xml:space="preserve"> that standing variation </w:t>
      </w:r>
      <w:r w:rsidR="00755681" w:rsidRPr="00361803">
        <w:t>would contribute to parallel genetic evolution under parallel natural selection</w:t>
      </w:r>
      <w:r w:rsidR="00B17537" w:rsidRPr="00361803">
        <w:t xml:space="preserve"> and cause populations to fix fewer incompatibilities</w:t>
      </w:r>
      <w:r w:rsidR="00755681" w:rsidRPr="00361803">
        <w:t>.</w:t>
      </w:r>
      <w:r w:rsidR="004E4159" w:rsidRPr="00361803">
        <w:t xml:space="preserve"> By contrast, we </w:t>
      </w:r>
      <w:r w:rsidR="00235A00" w:rsidRPr="00361803">
        <w:t>expected</w:t>
      </w:r>
      <w:r w:rsidR="004E4159" w:rsidRPr="00361803">
        <w:t xml:space="preserve"> that standing variation would have relatively little effect on ecological speciation—besides speeding up the process—because alternative alleles are favoured </w:t>
      </w:r>
      <w:ins w:id="15" w:author="Microsoft Office User" w:date="2018-07-05T10:22:00Z">
        <w:r w:rsidR="007A487E">
          <w:t>under divergent selection</w:t>
        </w:r>
      </w:ins>
      <w:commentRangeStart w:id="16"/>
      <w:ins w:id="17" w:author="Microsoft Office User" w:date="2018-07-05T10:21:00Z">
        <w:r w:rsidR="007A487E">
          <w:t xml:space="preserve"> </w:t>
        </w:r>
      </w:ins>
      <w:commentRangeEnd w:id="16"/>
      <w:ins w:id="18" w:author="Microsoft Office User" w:date="2018-07-05T10:22:00Z">
        <w:r w:rsidR="007A487E">
          <w:rPr>
            <w:rStyle w:val="CommentReference"/>
            <w:rFonts w:ascii="Times New Roman" w:eastAsia="Arial Unicode MS" w:hAnsi="Times New Roman" w:cs="Times New Roman"/>
            <w:color w:val="auto"/>
            <w:lang w:val="en-US" w:eastAsia="en-US"/>
          </w:rPr>
          <w:commentReference w:id="16"/>
        </w:r>
      </w:ins>
      <w:r w:rsidR="004E4159" w:rsidRPr="00361803">
        <w:t>regardless of whether populations possess shared ancestral standing variation.</w:t>
      </w:r>
      <w:r w:rsidR="00A55EB6" w:rsidRPr="00361803">
        <w:t xml:space="preserve"> In addition to testing this intuition, </w:t>
      </w:r>
      <w:r w:rsidR="00752509" w:rsidRPr="00361803">
        <w:t xml:space="preserve">we also sought to investigate the effects of standing variation on parallel adaptation and speciation across </w:t>
      </w:r>
      <w:r w:rsidR="000B45E4" w:rsidRPr="00361803">
        <w:t xml:space="preserve">a continuum of </w:t>
      </w:r>
      <w:r w:rsidR="00752509" w:rsidRPr="00361803">
        <w:t>environments.</w:t>
      </w:r>
    </w:p>
    <w:p w14:paraId="6A58900D" w14:textId="45E3568B" w:rsidR="005F4F27" w:rsidRDefault="002A3CA0" w:rsidP="005B6774">
      <w:pPr>
        <w:pStyle w:val="Body"/>
        <w:spacing w:line="480" w:lineRule="auto"/>
        <w:rPr>
          <w:rStyle w:val="PageNumber"/>
        </w:rPr>
      </w:pPr>
      <w:r w:rsidRPr="00361803">
        <w:tab/>
      </w:r>
      <w:r w:rsidRPr="00361803">
        <w:rPr>
          <w:rStyle w:val="PageNumber"/>
        </w:rPr>
        <w:t xml:space="preserve">While ‘divergent’ and ‘parallel’ </w:t>
      </w:r>
      <w:r w:rsidR="00EE5F1E" w:rsidRPr="00361803">
        <w:rPr>
          <w:rStyle w:val="PageNumber"/>
        </w:rPr>
        <w:t xml:space="preserve">natural </w:t>
      </w:r>
      <w:r w:rsidRPr="00361803">
        <w:rPr>
          <w:rStyle w:val="PageNumber"/>
        </w:rPr>
        <w:t>selection</w:t>
      </w:r>
      <w:r w:rsidR="00755681" w:rsidRPr="00361803">
        <w:rPr>
          <w:rStyle w:val="PageNumber"/>
        </w:rPr>
        <w:t xml:space="preserve">—and their </w:t>
      </w:r>
      <w:r w:rsidR="00A55EB6" w:rsidRPr="00361803">
        <w:rPr>
          <w:rStyle w:val="PageNumber"/>
        </w:rPr>
        <w:t>corollaries</w:t>
      </w:r>
      <w:r w:rsidR="00755681" w:rsidRPr="00361803">
        <w:rPr>
          <w:rStyle w:val="PageNumber"/>
        </w:rPr>
        <w:t xml:space="preserve"> of ecological and mutation-order speciation—</w:t>
      </w:r>
      <w:r w:rsidRPr="00361803">
        <w:rPr>
          <w:rStyle w:val="PageNumber"/>
        </w:rPr>
        <w:t xml:space="preserve">are useful concepts, they are the endpoints of a continuum of possible environmental differences </w:t>
      </w:r>
      <w:r w:rsidRPr="00361803">
        <w:rPr>
          <w:rStyle w:val="PageNumber"/>
        </w:rPr>
        <w:fldChar w:fldCharType="begin" w:fldLock="1"/>
      </w:r>
      <w:r w:rsidR="00BA49AA">
        <w:rPr>
          <w:rStyle w:val="PageNumber"/>
        </w:rPr>
        <w:instrText>ADDIN CSL_CITATION { "citationItems" : [ { "id" : "ITEM-1", "itemData" : { "DOI" : "10.1111/evo.12671", "ISBN" : "0014-3820 (Print)", "ISSN" : "15585646", "PMID" : "25908434", "abstract" : "When are mutations beneficial in one environment and deleterious in another? More generally, what is the relationship between mutation effects across environments? These questions are crucial to predict adaptation in heterogeneous conditions in a broad sense. Empirical evidence documents various patterns of fitness effects across environments but we still lack a framework to analyse these multivariate data. In this paper, we extend Fisher's geometrical model to multiple environments determining distinct peaks. We derive the fitness distribution, in one environment, among mutants with a given fitness in another and the bivariate distribution of random mutants' fitnesses across two or more environments. The geometry of the phenotype-fitness landscape is naturally interpreted in terms of fitness trade-offs between environments. These results may be used to fit/predict empirical distributions or to predict the pattern of adaptation across heterogeneous conditions. As an example, we derive the genomic rate of substitution and of adaptation in a metapopulation divided into two distinct habitats in a high migration regime and show that they depend critically on the geometry of the phenotype-fitness landscape. This article is protected by copyright. All rights reserved.", "author" : [ { "dropping-particle" : "", "family" : "Martin", "given" : "Guillaume", "non-dropping-particle" : "", "parse-names" : false, "suffix" : "" }, { "dropping-particle" : "", "family" : "Lenormand", "given" : "Thomas", "non-dropping-particle" : "", "parse-names" : false, "suffix" : "" } ], "container-title" : "Evolution", "id" : "ITEM-1", "issue" : "6", "issued" : { "date-parts" : [ [ "2015" ] ] }, "page" : "1433-1447", "title" : "The fitness effect of mutations across environments: Fisher's geometrical model with multiple optima", "type" : "article-journal", "volume" : "69" }, "uris" : [ "http://www.mendeley.com/documents/?uuid=be8b2c7e-b8b7-482a-9441-0653744a378c" ] }, { "id" : "ITEM-2", "itemData" : { "DOI" : "10.1093/czoolo/59.1.31", "ISBN" : "1674-5507", "ISSN" : "16745507", "abstract" : "Abstract Speciation research during the last several decades has confirmed that natural selection frequently drives the genera- tion of new species. But how does this process generally unfold in nature? We argue that answering this question requires a clearer conceptual framework for understanding selection\u2019s role in speciation. We present a unified framework of speciation, pro- viding mechanistic descriptions of fundamentally distinct routes to speciation, and how these may interact during lineage splitting. Two major categories are recognized: reproductive isolation resulting from (1) responses to selection, \u201cspeciation by selection,\u201d or (2) non-selective processes, \u201cspeciation without selection.\u201d Speciation by selection can occur via three mechanisms: (1) similar selection, (2) divergent selection, and (3) reinforcement selection. Understanding ecology\u2019s role in speciation requires uncovering how these three mechanisms contribute to reproductive isolation, and their relative importance compared to non-selective proce- sses, because all three mechanisms can occur side-by-side during speciation. To accomplish this, we highlight examination of groups of organisms inhabiting replicated environmental gradients. This scenario is common in nature, and a large literature illus- trates that both parallel and non-parallel responses to similar environments are widespread, and each can result in speciation. This recognition reveals four general pathways of speciation by similar or divergent selection\u2014parallel and nonparallel responses to similar and divergent selection. Altogether, we present a more precise framework for speciation research, draw attention to some under-recognized features of speciation, emphasize the multidimensionality of speciation, reveal limitations of some previous tests and descriptions of speciation mechanisms, and point to a number of directions for future investigation", "author" : [ { "dropping-particle" : "", "family" : "Langerhans", "given" : "R. Brian", "non-dropping-particle" : "", "parse-names" : false, "suffix" : "" }, { "dropping-particle" : "", "family" : "Riesch", "given" : "R\u00fcdiger", "non-dropping-particle" : "", "parse-names" : false, "suffix" : "" } ], "container-title" : "Current Zoology", "id" : "ITEM-2", "issue" : "1", "issued" : { "date-parts" : [ [ "2013" ] ] }, "page" : "31-52", "title" : "Speciation by selection: A framework for understanding ecology's role in speciation", "type" : "article-journal", "volume" : "59" }, "uris" : [ "http://www.mendeley.com/documents/?uuid=cc52e629-bbab-4b60-9564-36a55060ca6e" ] }, { "id" : "ITEM-3", "itemData" : { "DOI" : "10.1038/s41559-017-0158", "ISSN" : "2397-334X", "abstract" : "Parallel evolution of similar traits by independent populations in similar environments is considered strong evidence for adaptation by natural selection. Often, however, replicate populations in similar environments do not all evolve in the same way, thus deviating from any single, predominant outcome of evolution. This variation might arise from non-adaptive, population- specific effects of genetic drift, gene flow or limited genetic variation. Alternatively, these deviations from parallel evolution might also reflect predictable adaptation to cryptic environmental heterogeneity within discrete habitat categories. Here, we show that deviations from parallel evolution are the consequence of environmental variation within habitats combined with variation in gene flow. Threespine stickleback (Gasterosteus aculeatus) in adjoining lake and stream habitats (a lake\u2013stream \u2018pair\u2019) diverge phenotypically, yet the direction and magnitude of this divergence is not always fully parallel among 16 replicate pairs. We found that the multivariate direction of lake\u2013stream morphological divergence was less parallel between pairs whose environmental differences were less parallel. Thus, environmental heterogeneity among lake\u2013stream pairs contributes to deviations from parallel evolution. Additionally, likely genomic targets of selection were more parallel between environmentally more similar pairs. In contrast, variation in the magnitude of lake\u2013stream divergence (independent of direction) was better explained by differences in lake\u2013stream gene flow; pairs with greater lake\u2013stream gene flow were less morphologically diverged. Thus, both adaptive and non-adaptive processes work concurrently to generate a continuum across lake-stream sticklebacks", "author" : [ { "dropping-particle" : "", "family" : "Stuart", "given" : "Yoel E.", "non-dropping-particle" : "", "parse-names" : false, "suffix" : "" }, { "dropping-particle" : "", "family" : "Veen", "given" : "Thor", "non-dropping-particle" : "", "parse-names" : false, "suffix" : "" }, { "dropping-particle" : "", "family" : "Weber", "given" : "Jesse N.", "non-dropping-particle" : "", "parse-names" : false, "suffix" : "" }, { "dropping-particle" : "", "family" : "Hanson", "given" : "Dieta", "non-dropping-particle" : "", "parse-names" : false, "suffix" : "" }, { "dropping-particle" : "", "family" : "Ravinet", "given" : "Mark", "non-dropping-particle" : "", "parse-names" : false, "suffix" : "" }, { "dropping-particle" : "", "family" : "Lohman", "given" : "Brian K.", "non-dropping-particle" : "", "parse-names" : false, "suffix" : "" }, { "dropping-particle" : "", "family" : "Thompson", "given" : "Cole J.", "non-dropping-particle" : "", "parse-names" : false, "suffix" : "" }, { "dropping-particle" : "", "family" : "Tasneem", "given" : "Tania", "non-dropping-particle" : "", "parse-names" : false, "suffix" : "" }, { "dropping-particle" : "", "family" : "Doggett", "given" : "Andrew", "non-dropping-particle" : "", "parse-names" : false, "suffix" : "" }, { "dropping-particle" : "", "family" : "Izen", "given" : "Rebecca", "non-dropping-particle" : "", "parse-names" : false, "suffix" : "" }, { "dropping-particle" : "", "family" : "Ahmed", "given" : "Newaz", "non-dropping-particle" : "", "parse-names" : false, "suffix" : "" }, { "dropping-particle" : "", "family" : "Barrett", "given" : "Rowan D. H.", "non-dropping-particle" : "", "parse-names" : false, "suffix" : "" }, { "dropping-particle" : "", "family" : "Hendry", "given" : "Andrew P.", "non-dropping-particle" : "", "parse-names" : false, "suffix" : "" }, { "dropping-particle" : "", "family" : "Peichel", "given" : "Catherine L.", "non-dropping-particle" : "", "parse-names" : false, "suffix" : "" }, { "dropping-particle" : "", "family" : "Bolnick", "given" : "Daniel I.", "non-dropping-particle" : "", "parse-names" : false, "suffix" : "" } ], "container-title" : "Nature Ecology &amp; Evolution", "id" : "ITEM-3", "issue" : "6", "issued" : { "date-parts" : [ [ "2017" ] ] }, "page" : "0158", "title" : "Contrasting effects of environment and genetics generate a continuum of parallel evolution", "type" : "article-journal", "volume" : "1" }, "uris" : [ "http://www.mendeley.com/documents/?uuid=d9fd806d-ec82-4e39-ab05-8fb4f4293b3a" ] }, { "id" : "ITEM-4", "itemData" : { "author" : [ { "dropping-particle" : "", "family" : "Bolnick", "given" : "D I", "non-dropping-particle" : "", "parse-names" : fal</w:instrText>
      </w:r>
      <w:r w:rsidR="00BA49AA" w:rsidRPr="00565C30">
        <w:rPr>
          <w:rStyle w:val="PageNumber"/>
          <w:lang w:val="da-DK"/>
        </w:rPr>
        <w:instrText>se, "suffix" : "" }, { "dropping-particle" : "", "family" : "Barrett", "given" : "R D H", "non-dropping-particle" : "", "parse-names" : false, "suffix" : "" }, { "dropping-particle" : "", "family" : "Oke", "given" : "K B", "non-dropping-particle" : "", "parse-names" : false, "suffix" : "" }, { "dropping-particle" : "", "family" : "Rennison", "given" : "Diana J", "non-dropping-particle" : "", "parse-names" : false, "suffix" : "" }, { "dropping-particle" : "", "family" : "Stuart", "given" : "Yoel E.", "non-dropping-particle" : "", "parse-names" : false, "suffix" : "" } ], "container-title" : "Annual Review of Ecology, Evolution, and Systematics", "id" : "ITEM-4", "issued" : { "date-parts" : [ [ "2018" ] ] }, "title" : "(Non)Parallel Evolution", "type" : "article-journal", "volume" : "In press" }, "uris" : [ "http://www.mendeley.com/documents/?uuid=db32ea2b-0539-41a7-b990-f88c5b0dad1a", "http://www.mendeley.com/documents/?uuid=97adc13c-a57a-4852-a9b9-d668ae2469e8" ] } ], "mendeley" : { "formattedCitation" : "(Langerhans and Riesch 2013; Martin and Lenormand 2015; Stuart et al. 2017; Bolnick et al. 2018)", "plainTextFormattedCitation" : "(Langerhans and Riesch 2013; Martin and Lenormand 2015; Stuart et al. 2017; Bolnick et al. 2018)", "previouslyFormattedCitation" : "(Langerhans and Riesch 2013; Martin and Lenormand 2015; Stuart et al. 2017; Bolnick et al. 2018)" }, "properties" : {  }, "schema" : "https://github.com/citation-style-language/schema/raw/master/csl-citation.json" }</w:instrText>
      </w:r>
      <w:r w:rsidRPr="00361803">
        <w:rPr>
          <w:rStyle w:val="PageNumber"/>
        </w:rPr>
        <w:fldChar w:fldCharType="separate"/>
      </w:r>
      <w:r w:rsidRPr="00565C30">
        <w:rPr>
          <w:rStyle w:val="PageNumber"/>
          <w:noProof/>
          <w:lang w:val="da-DK"/>
        </w:rPr>
        <w:t>(Langerhans and Riesch 2013; Martin and Lenormand 2015; Stuart et al. 2017; Bolnick et al. 2018)</w:t>
      </w:r>
      <w:r w:rsidRPr="00361803">
        <w:rPr>
          <w:rStyle w:val="PageNumber"/>
        </w:rPr>
        <w:fldChar w:fldCharType="end"/>
      </w:r>
      <w:r w:rsidRPr="00565C30">
        <w:rPr>
          <w:rStyle w:val="PageNumber"/>
          <w:lang w:val="da-DK"/>
        </w:rPr>
        <w:t xml:space="preserve">. </w:t>
      </w:r>
      <w:r w:rsidRPr="00361803">
        <w:rPr>
          <w:rStyle w:val="PageNumber"/>
        </w:rPr>
        <w:t xml:space="preserve">As </w:t>
      </w:r>
      <w:r w:rsidR="00E97EEE">
        <w:rPr>
          <w:rStyle w:val="PageNumber"/>
        </w:rPr>
        <w:t xml:space="preserve">selection tends from parallel to divergent, </w:t>
      </w:r>
      <w:r w:rsidRPr="00361803">
        <w:rPr>
          <w:rStyle w:val="PageNumber"/>
        </w:rPr>
        <w:t xml:space="preserve">the fraction of mutations that are beneficial in both populations, and therefore the extent of parallel genetic adaptation, </w:t>
      </w:r>
      <w:r w:rsidR="00B054FC" w:rsidRPr="00361803">
        <w:rPr>
          <w:rStyle w:val="PageNumber"/>
        </w:rPr>
        <w:t xml:space="preserve">will </w:t>
      </w:r>
      <w:r w:rsidRPr="00361803">
        <w:rPr>
          <w:rStyle w:val="PageNumber"/>
        </w:rPr>
        <w:t xml:space="preserve">decrease. The </w:t>
      </w:r>
      <w:r w:rsidR="00C91CB3" w:rsidRPr="00361803">
        <w:rPr>
          <w:rStyle w:val="PageNumber"/>
        </w:rPr>
        <w:t xml:space="preserve">specific patterns of parallel genetic evolution across </w:t>
      </w:r>
      <w:r w:rsidR="00C91CB3" w:rsidRPr="00361803">
        <w:rPr>
          <w:rStyle w:val="PageNumber"/>
        </w:rPr>
        <w:lastRenderedPageBreak/>
        <w:t xml:space="preserve">environments of varying similarity, however, is largely </w:t>
      </w:r>
      <w:r w:rsidR="009351C9" w:rsidRPr="00361803">
        <w:rPr>
          <w:rStyle w:val="PageNumber"/>
        </w:rPr>
        <w:t>uninvestigated</w:t>
      </w:r>
      <w:r w:rsidR="00C91CB3" w:rsidRPr="00361803">
        <w:rPr>
          <w:rStyle w:val="PageNumber"/>
        </w:rPr>
        <w:t>.</w:t>
      </w:r>
      <w:r w:rsidR="00E97EEE">
        <w:rPr>
          <w:rStyle w:val="PageNumber"/>
        </w:rPr>
        <w:t xml:space="preserve"> </w:t>
      </w:r>
      <w:r w:rsidR="00C91CB3" w:rsidRPr="00361803">
        <w:rPr>
          <w:rStyle w:val="PageNumber"/>
        </w:rPr>
        <w:t xml:space="preserve">Resolving </w:t>
      </w:r>
      <w:r w:rsidR="00E97EEE">
        <w:rPr>
          <w:rStyle w:val="PageNumber"/>
        </w:rPr>
        <w:t xml:space="preserve">how standing genetic variation promotes parallel genetic evolution across </w:t>
      </w:r>
      <w:ins w:id="19" w:author="Microsoft Office User" w:date="2018-07-05T10:24:00Z">
        <w:r w:rsidR="00F76D5A">
          <w:rPr>
            <w:rStyle w:val="PageNumber"/>
          </w:rPr>
          <w:t xml:space="preserve">a range of </w:t>
        </w:r>
      </w:ins>
      <w:r w:rsidR="00E97EEE">
        <w:rPr>
          <w:rStyle w:val="PageNumber"/>
        </w:rPr>
        <w:t>environment</w:t>
      </w:r>
      <w:ins w:id="20" w:author="Microsoft Office User" w:date="2018-07-05T10:24:00Z">
        <w:r w:rsidR="00F76D5A">
          <w:rPr>
            <w:rStyle w:val="PageNumber"/>
          </w:rPr>
          <w:t>al similarities</w:t>
        </w:r>
      </w:ins>
      <w:del w:id="21" w:author="Microsoft Office User" w:date="2018-07-05T10:24:00Z">
        <w:r w:rsidR="00E97EEE" w:rsidDel="00F76D5A">
          <w:rPr>
            <w:rStyle w:val="PageNumber"/>
          </w:rPr>
          <w:delText>s</w:delText>
        </w:r>
      </w:del>
      <w:r w:rsidR="00E97EEE">
        <w:rPr>
          <w:rStyle w:val="PageNumber"/>
        </w:rPr>
        <w:t xml:space="preserve"> </w:t>
      </w:r>
      <w:r w:rsidR="00C91CB3" w:rsidRPr="00361803">
        <w:rPr>
          <w:rStyle w:val="PageNumber"/>
        </w:rPr>
        <w:t xml:space="preserve">will provide a theoretical basis on which to calibrate expectations of parallel </w:t>
      </w:r>
      <w:r w:rsidR="00E97EEE">
        <w:rPr>
          <w:rStyle w:val="PageNumber"/>
        </w:rPr>
        <w:t xml:space="preserve">vs. non-parallel </w:t>
      </w:r>
      <w:r w:rsidR="00C91CB3" w:rsidRPr="00361803">
        <w:rPr>
          <w:rStyle w:val="PageNumber"/>
        </w:rPr>
        <w:t>genetic evolution.</w:t>
      </w:r>
    </w:p>
    <w:p w14:paraId="48EAF168" w14:textId="102EE7FD" w:rsidR="00A47C86" w:rsidRPr="00361803" w:rsidRDefault="00A47C86" w:rsidP="005B6774">
      <w:pPr>
        <w:pStyle w:val="Body"/>
        <w:spacing w:line="480" w:lineRule="auto"/>
        <w:ind w:firstLine="720"/>
        <w:rPr>
          <w:rStyle w:val="PageNumber"/>
        </w:rPr>
      </w:pPr>
      <w:r w:rsidRPr="00361803">
        <w:rPr>
          <w:rStyle w:val="PageNumber"/>
        </w:rPr>
        <w:t xml:space="preserve">Our approach is motivated by our empirical research efforts with </w:t>
      </w:r>
      <w:proofErr w:type="spellStart"/>
      <w:r w:rsidRPr="00361803">
        <w:rPr>
          <w:rStyle w:val="PageNumber"/>
        </w:rPr>
        <w:t>threespine</w:t>
      </w:r>
      <w:proofErr w:type="spellEnd"/>
      <w:r w:rsidRPr="00361803">
        <w:rPr>
          <w:rStyle w:val="PageNumber"/>
        </w:rPr>
        <w:t xml:space="preserve"> stickleback (</w:t>
      </w:r>
      <w:proofErr w:type="spellStart"/>
      <w:r w:rsidRPr="00361803">
        <w:rPr>
          <w:rStyle w:val="PageNumber"/>
          <w:i/>
        </w:rPr>
        <w:t>Gasterosteus</w:t>
      </w:r>
      <w:proofErr w:type="spellEnd"/>
      <w:r w:rsidRPr="00361803">
        <w:rPr>
          <w:rStyle w:val="PageNumber"/>
          <w:i/>
        </w:rPr>
        <w:t xml:space="preserve"> </w:t>
      </w:r>
      <w:proofErr w:type="spellStart"/>
      <w:r w:rsidRPr="00361803">
        <w:rPr>
          <w:rStyle w:val="PageNumber"/>
          <w:i/>
        </w:rPr>
        <w:t>aculeatus</w:t>
      </w:r>
      <w:proofErr w:type="spellEnd"/>
      <w:r w:rsidRPr="00361803">
        <w:rPr>
          <w:rStyle w:val="PageNumber"/>
        </w:rPr>
        <w:t xml:space="preserve">) where we are interested in the evolution of reproductive isolation between populations that adapted to varying environments in </w:t>
      </w:r>
      <w:proofErr w:type="spellStart"/>
      <w:r w:rsidRPr="00361803">
        <w:rPr>
          <w:rStyle w:val="PageNumber"/>
        </w:rPr>
        <w:t>allopatry</w:t>
      </w:r>
      <w:proofErr w:type="spellEnd"/>
      <w:r w:rsidRPr="00361803">
        <w:rPr>
          <w:rStyle w:val="PageNumber"/>
        </w:rPr>
        <w:t xml:space="preserve"> after colonization by a common ancestor </w:t>
      </w:r>
      <w:r w:rsidRPr="00361803">
        <w:rPr>
          <w:rStyle w:val="PageNumber"/>
        </w:rPr>
        <w:fldChar w:fldCharType="begin" w:fldLock="1"/>
      </w:r>
      <w:r w:rsidR="00BA49AA">
        <w:rPr>
          <w:rStyle w:val="PageNumber"/>
        </w:rPr>
        <w:instrText>ADDIN CSL_CITATION { "citationItems" : [ { "id" : "ITEM-1", "itemData" : { "ISBN" : "0198577281", "PMID" : "1089279", "abstract" : "The threespine stickleback is a small fish of temperate coastal and fresh waters that exhibits extraordinary phenotypic diversity. Benefiting from its amenability to observation in the field and manipulation in the laboratory, Niko Tinbergen pioneered the threespine stickleback's use in behavioral studies and established it as a model system in ethology. This up-to-date volume incorporates reviews from active researchers who use studies of the fish to address a broad variety of evolutionary issues, including optimal foraging, armor variation, speciation, and the endocrine basis for correlated behavioral characters. The work demonstrates the value of viewing the biology of a single organism simultaneously from multiple perspectives. Students and researchers in ecology, evolution, animal behavior, and vertebrate zoology will find much of interest in this useful book.", "author" : [ { "dropping-particle" : "", "family" : "Bell", "given" : "Michael A.", "non-dropping-particle" : "", "parse-names" : false, "suffix" : "" }, { "dropping-particle" : "", "family" : "Foster", "given" : "Susan A.", "non-dropping-particle" : "", "parse-names" : false, "suffix" : "" } ], "id" : "ITEM-1", "issued" : { "date-parts" : [ [ "1994" ] ] }, "number-of-pages" : "584", "publisher" : "Oxford University Press", "title" : "The Evolutionary Biology of the threespine stickleback", "type" : "book" }, "uris" : [ "http://www.mendeley.com/documents/?uuid=efc2adbe-df57-47df-a5b1-bcb86e3a8fd4" ] } ], "mendeley" : { "formattedCitation" : "(Bell and Foster 1994)", "manualFormatting" : "(see Bell and Foster [1994])", "plainTextFormattedCitation" : "(Bell and Foster 1994)", "previouslyFormattedCitation" : "(Bell and Foster 1994)" }, "properties" : {  }, "schema" : "https://github.com/citation-style-language/schema/raw/master/csl-citation.json" }</w:instrText>
      </w:r>
      <w:r w:rsidRPr="00361803">
        <w:rPr>
          <w:rStyle w:val="PageNumber"/>
        </w:rPr>
        <w:fldChar w:fldCharType="separate"/>
      </w:r>
      <w:r w:rsidRPr="00361803">
        <w:rPr>
          <w:rStyle w:val="PageNumber"/>
          <w:noProof/>
        </w:rPr>
        <w:t>(see Bell and Foster [1994])</w:t>
      </w:r>
      <w:r w:rsidRPr="00361803">
        <w:rPr>
          <w:rStyle w:val="PageNumber"/>
        </w:rPr>
        <w:fldChar w:fldCharType="end"/>
      </w:r>
      <w:r w:rsidRPr="00361803">
        <w:rPr>
          <w:rStyle w:val="PageNumber"/>
        </w:rPr>
        <w:t>. Similar processes occur in other taxa, for example in insects with respect to their host-plants (‘micro-</w:t>
      </w:r>
      <w:proofErr w:type="spellStart"/>
      <w:r w:rsidRPr="00361803">
        <w:rPr>
          <w:rStyle w:val="PageNumber"/>
        </w:rPr>
        <w:t>allopatry</w:t>
      </w:r>
      <w:proofErr w:type="spellEnd"/>
      <w:r w:rsidR="00FB4843">
        <w:rPr>
          <w:rStyle w:val="PageNumber"/>
        </w:rPr>
        <w:t>’</w:t>
      </w:r>
      <w:r w:rsidRPr="00361803">
        <w:rPr>
          <w:rStyle w:val="PageNumber"/>
        </w:rPr>
        <w:t xml:space="preserve">, e.g., </w:t>
      </w:r>
      <w:r w:rsidRPr="00361803">
        <w:rPr>
          <w:rStyle w:val="PageNumber"/>
        </w:rPr>
        <w:fldChar w:fldCharType="begin" w:fldLock="1"/>
      </w:r>
      <w:r w:rsidR="00BA49AA">
        <w:rPr>
          <w:rStyle w:val="PageNumber"/>
        </w:rPr>
        <w:instrText>ADDIN CSL_CITATION { "citationItems" : [ { "id" : "ITEM-1", "itemData" : { "DOI" : "10.1098/rstb.2002.1059", "ISBN" : "0962-8436", "ISSN" : "09628436", "PMID" : "12028786", "abstract" : "The existence of a continuous array of sympatric biotypes - from polymorphisms, through ecological or host races with increasing reproductive isolation, to good species - can provide strong evidence for a continuous route to sympatric speciation via natural selection. Host races in plant-feeding insects, in particular, have often been used as evidence for the probability of sympatric speciation. Here, we provide verifiable criteria to distinguish host races from other biotypes: in brief, host races are genetically differentiated, sympatric populations of parasites that use different hosts and between which there is appreciable gene flow. We recognize host races as kinds of species that regularly exchange genes with other species at a rate of more than ca. 1% per generation, rather than as fundamentally distinct taxa. Host races provide a convenient, although admittedly somewhat arbitrary intermediate stage along the speciation continuum. They are a heuristic device to aid in evaluating the probability of speciation by natural selection, particularly in sympatry. Speciation is thereby envisaged as having two phases: (i) the evolution of host races from within polymorphic, panmictic populations; and (ii) further reduction of gene flow between host races until the diverging populations can become generally accepted as species. We apply this criterion to 21 putative host race systems. Of these, only three are unambiguously classified as host races, but a further eight are strong candidates that merely lack accurate information on rates of hybridization or gene flow. Thus, over one-half of the cases that we review are probably or certainly host races, under our definition. Our review of the data favours the idea of sympatric speciation via host shift for three major reasons: (i) the evolution of assortative mating as a pleiotropic by-product of adaptation to a new host seems likely, even in cases where mating occurs away from the host; (ii) stable genetic differences in half of the cases attest to the power of natural selection to maintain multilocus polymorphisms with substantial linkage disequilibrium, in spite of probable gene flow; and (iii) this linkage disequilibrium should permit additional host adaptation, leading to further reproductive isolation via pleiotropy, and also provides conditions suitable for adaptive evolution of mate choice (reinforcement) to cause still further reductions in gene flow. Current data are too sparse to rule out a cryptic \u2026", "author" : [ { "dropping-particle" : "", "family" : "Dr\u00e8s", "given" : "Michele", "non-dropping-particle" : "", "parse-names" : false, "suffix" : "" }, { "dropping-particle" : "", "family" : "Mallet", "given" : "James", "non-dropping-particle" : "", "parse-names" : false, "suffix" : "" } ], "container-title" : "Philosophical Transactions of the Royal Society B: Biological Sciences", "id" : "ITEM-1", "issue" : "1420", "issued" : { "date-parts" : [ [ "2002" ] ] }, "page" : "471-492", "title" : "Host races in plant-feeding insects and their importance in sympatric speciation", "type" : "article-journal", "volume" : "357" }, "uris" : [ "http://www.mendeley.com/documents/?uuid=e2acf556-47c9-4433-82fb-17f8419af330" ] } ], "mendeley" : { "formattedCitation" : "(Dr\u00e8s and Mallet 2002)", "manualFormatting" : "Dr\u00e8s and Mallet 2002)", "plainTextFormattedCitation" : "(Dr\u00e8s and Mallet 2002)", "previouslyFormattedCitation" : "(Dr\u00e8s and Mallet 2002)" }, "properties" : {  }, "schema" : "https://github.com/citation-style-language/schema/raw/master/csl-citation.json" }</w:instrText>
      </w:r>
      <w:r w:rsidRPr="00361803">
        <w:rPr>
          <w:rStyle w:val="PageNumber"/>
        </w:rPr>
        <w:fldChar w:fldCharType="separate"/>
      </w:r>
      <w:r w:rsidRPr="00361803">
        <w:rPr>
          <w:rStyle w:val="PageNumber"/>
          <w:noProof/>
        </w:rPr>
        <w:t>Drès and Mallet 2002)</w:t>
      </w:r>
      <w:r w:rsidRPr="00361803">
        <w:rPr>
          <w:rStyle w:val="PageNumber"/>
        </w:rPr>
        <w:fldChar w:fldCharType="end"/>
      </w:r>
      <w:r w:rsidRPr="00361803">
        <w:rPr>
          <w:rStyle w:val="PageNumber"/>
        </w:rPr>
        <w:t xml:space="preserve">, and in birds </w:t>
      </w:r>
      <w:r w:rsidR="00786780">
        <w:rPr>
          <w:rStyle w:val="PageNumber"/>
        </w:rPr>
        <w:t>or</w:t>
      </w:r>
      <w:r w:rsidRPr="00361803">
        <w:rPr>
          <w:rStyle w:val="PageNumber"/>
        </w:rPr>
        <w:t xml:space="preserve"> plants isolated within glacial </w:t>
      </w:r>
      <w:bookmarkStart w:id="22" w:name="OLE_LINK1"/>
      <w:bookmarkStart w:id="23" w:name="OLE_LINK2"/>
      <w:proofErr w:type="spellStart"/>
      <w:r w:rsidRPr="00361803">
        <w:rPr>
          <w:rStyle w:val="PageNumber"/>
        </w:rPr>
        <w:t>refugia</w:t>
      </w:r>
      <w:proofErr w:type="spellEnd"/>
      <w:r w:rsidRPr="00361803">
        <w:rPr>
          <w:rStyle w:val="PageNumber"/>
        </w:rPr>
        <w:t xml:space="preserve"> </w:t>
      </w:r>
      <w:bookmarkEnd w:id="22"/>
      <w:bookmarkEnd w:id="23"/>
      <w:r w:rsidRPr="00361803">
        <w:rPr>
          <w:rStyle w:val="PageNumber"/>
        </w:rPr>
        <w:t xml:space="preserve">(e.g., </w:t>
      </w:r>
      <w:r w:rsidRPr="00361803">
        <w:rPr>
          <w:rStyle w:val="PageNumber"/>
        </w:rPr>
        <w:fldChar w:fldCharType="begin" w:fldLock="1"/>
      </w:r>
      <w:r w:rsidR="00BA49AA">
        <w:rPr>
          <w:rStyle w:val="PageNumber"/>
        </w:rPr>
        <w:instrText>ADDIN CSL_CITATION { "citationItems" : [ { "id" : "ITEM-1", "itemData" : { "DOI" : "10.1111/j.1365-294X.2012.05715.x", "ISBN" : "0962-1083", "ISSN" : "09621083", "PMID" : "22849585", "abstract" : "The origins of hybrid zones between parapatric taxa have been of particular interest for understanding the evolution of reproductive isolation and the geographic context of species divergence. One challenge has been to distinguish between allopatric divergence (followed by secondary contact) versus primary intergradation (parapatric speciation) as alternative divergence histories. Here, we use complementary phylogeographic and population genetic analyses to investigate the recent divergence of two subspecies of Clarkia xantiana and the formation of a hybrid zone within the narrow region of sympatry. We tested alternative phylogeographic models of divergence using approximate Bayesian computation (ABC) and found strong support for a secondary contact model and little support for a model allowing for gene flow throughout the divergence process (i.e. primary intergradation). Two independent methods for inferring the ancestral geography of each subspecies, one based on probabilistic character state reconstructions and the other on palaeo-distribution modelling, also support a model of divergence in allopatry and range expansion leading to secondary contact. The membership of individuals to genetic clusters suggests geographic substructure within each taxon where allopatric and sympatric samples are primarily found in separate clusters. We also observed coincidence and concordance of genetic clines across three types of molecular markers, which suggests that there is a strong barrier to gene flow. Taken together, our results provide evidence for allopatric divergence followed by range expansion leading to secondary contact. The location of refugial populations and the directionality of range expansion are consistent with expectations based on climate change since the last glacial maximum. Our approach also illustrates the utility of combining phylogeographic hypothesis testing with species distribution modelling and fine-scale population genetic analyses for inferring the geography of the divergence process.", "author" : [ { "dropping-particle" : "", "family" : "Pettengill", "given" : "James B.", "non-dropping-particle" : "", "parse-names" : false, "suffix" : "" }, { "dropping-particle" : "", "family" : "Moeller", "given" : "David A.", "non-dropping-particle" : "", "parse-names" : false, "suffix" : "" } ], "container-title" : "Molecular Ecology", "id" : "ITEM-1", "issue" : "18", "issued" : { "date-parts" : [ [ "2012" ] ] }, "page" : "4578-4592", "title" : "Phylogeography of speciation: Allopatric divergence and secondary contact between outcrossing and selfing &lt;i&gt;Clarkia&lt;/i&gt;", "type" : "article-journal", "volume" : "21" }, "uris" : [ "http://www.mendeley.com/documents/?uuid=b9d47122-d8ae-4ff8-8081-8526c19b7fd3" ] }, { "id" : "ITEM-2", "itemData" : { "DOI" : "10.1098/rspb.2004.2803", "ISBN" : "0962-8452", "ISSN" : "14712970", "PMID" : "15347509", "abstract" : "The premise that Pleistocene ice ages played an important role in generating present\u2013day species diversity has been challenged by genetic data indicating that most of the youngest terrestrial species on Earth coalesced long before major glacial advances. However, study has been biased towards faunas distributed at low latitudes that were not directly fragmented by advancing ice sheets. Using mitochondrial sequence divergence and a molecular clock, we compared the coalescence times of pairs of avian species belonging to superspecies complexes from the high\u2013latitude boreal forest with those of sub\u2013boreal and tropical avifaunas of the New World. Remarkably, all coalescence events in boreal superspecies date to the Pleistocene, providing direct evidence that speciation was commonly initiated during recent glacial periods. A pattern of endemism in boreal superspecies plausibly links the timing of divergence to the fragmentation of the boreal forest by ice sheets during the Mid\u2013 and Late Pleistocene. In contrast to the boreal superspecies, only 56% of sub\u2013boreal and 46% of tropical superspecies members coalesced during the Pleistocene, suggesting that avifaunas directly fragmented by ice sheets experienced rapid rates of diversification, whereas those distributed farther south were affected to a lesser extent. One explanation for the absence of {pre\u2013Pleistocene} superspecies in boreal avifaunas is that strong selection pressures operated in boreal refugia, causing superspecies members to achieve ecological differentiation at an accelerated rate.", "author" : [ { "dropping-particle" : "", "family" : "Weir", "given" : "Jason T.", "non-dropping-particle" : "", "parse-names" : false, "suffix" : "" }, { "dropping-particle" : "", "family" : "Schluter", "given" : "Dolph", "non-dropping-particle" : "", "parse-names" : false, "suffix" : "" } ], "container-title" : "Proceedings of the Royal Society B: Biological Sciences", "id" : "ITEM-2", "issue" : "1551", "issued" : { "date-parts" : [ [ "2004" ] ] }, "page" : "1881-1887", "title" : "Ice sheets promote speciation in boreal birds", "type" : "article-journal", "volume" : "271" }, "uris" : [ "http://www.mendeley.com/documents/?uuid=602edad5-534c-4c9d-88e0-2717aeaa1b32" ] } ], "mendeley" : { "formattedCitation" : "(Weir and Schluter 2004; Pettengill and Moeller 2012)", "manualFormatting" : "Weir and Schluter 2004; Pettengill and Moeller 2012)", "plainTextFormattedCitation" : "(Weir and Schluter 2004; Pettengill and Moeller 2012)", "previouslyFormattedCitation" : "(Weir and Schluter 2004; Pettengill and Moeller 2012)" }, "properties" : {  }, "schema" : "https://github.com/citation-style-language/schema/raw/master/csl-citation.json" }</w:instrText>
      </w:r>
      <w:r w:rsidRPr="00361803">
        <w:rPr>
          <w:rStyle w:val="PageNumber"/>
        </w:rPr>
        <w:fldChar w:fldCharType="separate"/>
      </w:r>
      <w:r w:rsidRPr="00361803">
        <w:rPr>
          <w:rStyle w:val="PageNumber"/>
          <w:noProof/>
        </w:rPr>
        <w:t>Weir and Schluter 2004; Pettengill and Moeller 2012)</w:t>
      </w:r>
      <w:r w:rsidRPr="00361803">
        <w:rPr>
          <w:rStyle w:val="PageNumber"/>
        </w:rPr>
        <w:fldChar w:fldCharType="end"/>
      </w:r>
      <w:r w:rsidRPr="00361803">
        <w:rPr>
          <w:rStyle w:val="PageNumber"/>
        </w:rPr>
        <w:t>. Thus, we sought to investigate how adaptation from standing variation might be expected to affect progress toward speciation among derived populations and identify the proximate ecological causes.</w:t>
      </w:r>
    </w:p>
    <w:p w14:paraId="70F6DC24" w14:textId="572B2DD6" w:rsidR="00005232" w:rsidRDefault="009767D8" w:rsidP="005B6774">
      <w:pPr>
        <w:pStyle w:val="Body"/>
        <w:spacing w:line="480" w:lineRule="auto"/>
      </w:pPr>
      <w:r w:rsidRPr="00361803">
        <w:rPr>
          <w:rStyle w:val="PageNumber"/>
        </w:rPr>
        <w:tab/>
        <w:t xml:space="preserve">In this </w:t>
      </w:r>
      <w:proofErr w:type="gramStart"/>
      <w:r w:rsidRPr="00361803">
        <w:rPr>
          <w:rStyle w:val="PageNumber"/>
        </w:rPr>
        <w:t>article</w:t>
      </w:r>
      <w:proofErr w:type="gramEnd"/>
      <w:r w:rsidRPr="00361803">
        <w:rPr>
          <w:rStyle w:val="PageNumber"/>
        </w:rPr>
        <w:t xml:space="preserve"> we </w:t>
      </w:r>
      <w:r w:rsidR="00D7608F" w:rsidRPr="00361803">
        <w:rPr>
          <w:rStyle w:val="PageNumber"/>
        </w:rPr>
        <w:t>address</w:t>
      </w:r>
      <w:r w:rsidR="00E709B4" w:rsidRPr="00361803">
        <w:rPr>
          <w:rStyle w:val="PageNumber"/>
        </w:rPr>
        <w:t xml:space="preserve"> three questions. First</w:t>
      </w:r>
      <w:r w:rsidR="006A2A52" w:rsidRPr="00361803">
        <w:rPr>
          <w:rStyle w:val="PageNumber"/>
        </w:rPr>
        <w:t xml:space="preserve"> – </w:t>
      </w:r>
      <w:r w:rsidRPr="00361803">
        <w:rPr>
          <w:rStyle w:val="PageNumber"/>
        </w:rPr>
        <w:t>under what conditions does standing genetic variation lead to parallel genetic evolution? Second</w:t>
      </w:r>
      <w:r w:rsidR="006A2A52" w:rsidRPr="00361803">
        <w:rPr>
          <w:rStyle w:val="PageNumber"/>
        </w:rPr>
        <w:t xml:space="preserve"> –</w:t>
      </w:r>
      <w:r w:rsidRPr="00361803">
        <w:rPr>
          <w:rStyle w:val="PageNumber"/>
        </w:rPr>
        <w:t xml:space="preserve"> how does the probability of parallel genetic evolution from </w:t>
      </w:r>
      <w:r w:rsidR="0011605C" w:rsidRPr="00361803">
        <w:rPr>
          <w:rStyle w:val="PageNumber"/>
        </w:rPr>
        <w:t>standing v</w:t>
      </w:r>
      <w:r w:rsidRPr="00361803">
        <w:rPr>
          <w:rStyle w:val="PageNumber"/>
        </w:rPr>
        <w:t xml:space="preserve">ariation change as populations </w:t>
      </w:r>
      <w:r w:rsidR="00E97EEE">
        <w:rPr>
          <w:rStyle w:val="PageNumber"/>
        </w:rPr>
        <w:t>experience selection</w:t>
      </w:r>
      <w:r w:rsidRPr="00361803">
        <w:rPr>
          <w:rStyle w:val="PageNumber"/>
        </w:rPr>
        <w:t xml:space="preserve"> that range</w:t>
      </w:r>
      <w:r w:rsidR="00E97EEE">
        <w:rPr>
          <w:rStyle w:val="PageNumber"/>
        </w:rPr>
        <w:t>s</w:t>
      </w:r>
      <w:r w:rsidRPr="00361803">
        <w:rPr>
          <w:rStyle w:val="PageNumber"/>
        </w:rPr>
        <w:t xml:space="preserve"> from </w:t>
      </w:r>
      <w:r w:rsidR="00E97EEE">
        <w:rPr>
          <w:rStyle w:val="PageNumber"/>
        </w:rPr>
        <w:t>parallel</w:t>
      </w:r>
      <w:r w:rsidRPr="00361803">
        <w:rPr>
          <w:rStyle w:val="PageNumber"/>
        </w:rPr>
        <w:t xml:space="preserve"> to </w:t>
      </w:r>
      <w:r w:rsidR="00E97EEE">
        <w:rPr>
          <w:rStyle w:val="PageNumber"/>
        </w:rPr>
        <w:t>divergent</w:t>
      </w:r>
      <w:r w:rsidRPr="00361803">
        <w:rPr>
          <w:rStyle w:val="PageNumber"/>
        </w:rPr>
        <w:t>? And third</w:t>
      </w:r>
      <w:r w:rsidR="00CB0B81" w:rsidRPr="00361803">
        <w:rPr>
          <w:rStyle w:val="PageNumber"/>
        </w:rPr>
        <w:t xml:space="preserve"> –</w:t>
      </w:r>
      <w:r w:rsidRPr="00361803">
        <w:rPr>
          <w:rStyle w:val="PageNumber"/>
        </w:rPr>
        <w:t xml:space="preserve"> what are the implications of the above </w:t>
      </w:r>
      <w:r w:rsidR="0011605C" w:rsidRPr="00361803">
        <w:rPr>
          <w:rStyle w:val="PageNumber"/>
        </w:rPr>
        <w:t xml:space="preserve">for progress toward speciation? </w:t>
      </w:r>
      <w:r w:rsidR="000D3CCE" w:rsidRPr="00361803">
        <w:rPr>
          <w:rStyle w:val="PageNumber"/>
        </w:rPr>
        <w:t xml:space="preserve">We use </w:t>
      </w:r>
      <w:r w:rsidR="00E97EEE">
        <w:rPr>
          <w:rStyle w:val="PageNumber"/>
        </w:rPr>
        <w:t>individual-based</w:t>
      </w:r>
      <w:r w:rsidR="000D3CCE" w:rsidRPr="00361803">
        <w:rPr>
          <w:rStyle w:val="PageNumber"/>
        </w:rPr>
        <w:t xml:space="preserve"> simulations </w:t>
      </w:r>
      <w:r w:rsidR="00632617" w:rsidRPr="00361803">
        <w:rPr>
          <w:rStyle w:val="PageNumber"/>
        </w:rPr>
        <w:t>t</w:t>
      </w:r>
      <w:r w:rsidR="00C35464" w:rsidRPr="00361803">
        <w:rPr>
          <w:rStyle w:val="PageNumber"/>
        </w:rPr>
        <w:t>o investigate these questions</w:t>
      </w:r>
      <w:r w:rsidR="00A73EE3">
        <w:rPr>
          <w:rStyle w:val="PageNumber"/>
        </w:rPr>
        <w:t xml:space="preserve">, and </w:t>
      </w:r>
      <w:r w:rsidR="00E97EEE">
        <w:rPr>
          <w:rStyle w:val="PageNumber"/>
        </w:rPr>
        <w:t>analytical derivations to explain simulation results</w:t>
      </w:r>
      <w:r w:rsidR="00A765C9" w:rsidRPr="00361803">
        <w:t xml:space="preserve">. </w:t>
      </w:r>
      <w:r w:rsidR="0040044F" w:rsidRPr="00361803">
        <w:rPr>
          <w:rStyle w:val="PageNumber"/>
        </w:rPr>
        <w:t>Our results suggest that standing variation has important and non-intuitive implications for speciation under both parallel and divergent natural selection.</w:t>
      </w:r>
    </w:p>
    <w:p w14:paraId="5EC26CE2" w14:textId="77777777" w:rsidR="0037201F" w:rsidRPr="00361803" w:rsidRDefault="0037201F" w:rsidP="005B6774">
      <w:pPr>
        <w:pStyle w:val="Body"/>
        <w:spacing w:line="480" w:lineRule="auto"/>
        <w:rPr>
          <w:rStyle w:val="PageNumber"/>
        </w:rPr>
      </w:pPr>
    </w:p>
    <w:p w14:paraId="34600910" w14:textId="12B80B91" w:rsidR="00950E81" w:rsidRDefault="007E46EE" w:rsidP="005B6774">
      <w:pPr>
        <w:pStyle w:val="Body"/>
        <w:tabs>
          <w:tab w:val="left" w:pos="1551"/>
        </w:tabs>
        <w:spacing w:line="480" w:lineRule="auto"/>
        <w:outlineLvl w:val="0"/>
        <w:rPr>
          <w:rStyle w:val="PageNumber"/>
        </w:rPr>
      </w:pPr>
      <w:r w:rsidRPr="00361803">
        <w:rPr>
          <w:rStyle w:val="PageNumber"/>
          <w:b/>
          <w:bCs/>
        </w:rPr>
        <w:lastRenderedPageBreak/>
        <w:t>Methods</w:t>
      </w:r>
      <w:r w:rsidRPr="00361803">
        <w:rPr>
          <w:rStyle w:val="PageNumber"/>
          <w:u w:val="single"/>
        </w:rPr>
        <w:br/>
      </w:r>
      <w:r w:rsidR="003815E5" w:rsidRPr="00361803">
        <w:t xml:space="preserve">We </w:t>
      </w:r>
      <w:r w:rsidR="00666CA6" w:rsidRPr="00361803">
        <w:t>use</w:t>
      </w:r>
      <w:r w:rsidR="00152972" w:rsidRPr="00361803">
        <w:t>d</w:t>
      </w:r>
      <w:r w:rsidR="00AD4B70" w:rsidRPr="00361803">
        <w:t xml:space="preserve"> computer</w:t>
      </w:r>
      <w:r w:rsidR="003815E5" w:rsidRPr="00361803">
        <w:t xml:space="preserve"> simulations to investigate </w:t>
      </w:r>
      <w:r w:rsidR="00D915C1" w:rsidRPr="00361803">
        <w:t xml:space="preserve">parallel genetic adaptation and speciation from </w:t>
      </w:r>
      <w:r w:rsidR="00AD1BD5" w:rsidRPr="00361803">
        <w:t xml:space="preserve">ancestral </w:t>
      </w:r>
      <w:r w:rsidR="00D915C1" w:rsidRPr="00361803">
        <w:t>standing variation</w:t>
      </w:r>
      <w:r w:rsidR="00A765C9" w:rsidRPr="00361803">
        <w:t>.</w:t>
      </w:r>
      <w:r w:rsidR="00947DC4" w:rsidRPr="00361803">
        <w:t xml:space="preserve"> </w:t>
      </w:r>
      <w:r w:rsidR="003815E5" w:rsidRPr="00361803">
        <w:t xml:space="preserve">Our simulations </w:t>
      </w:r>
      <w:r w:rsidR="00152972" w:rsidRPr="00361803">
        <w:t>were</w:t>
      </w:r>
      <w:r w:rsidR="00C91549" w:rsidRPr="00361803">
        <w:t xml:space="preserve"> inspired by</w:t>
      </w:r>
      <w:r w:rsidR="003815E5" w:rsidRPr="00361803">
        <w:t xml:space="preserve"> Fisher's (1930) </w:t>
      </w:r>
      <w:r w:rsidR="00A77D28" w:rsidRPr="00361803">
        <w:t>g</w:t>
      </w:r>
      <w:r w:rsidR="003815E5" w:rsidRPr="00361803">
        <w:t xml:space="preserve">eometric </w:t>
      </w:r>
      <w:r w:rsidR="00A77D28" w:rsidRPr="00361803">
        <w:t>m</w:t>
      </w:r>
      <w:r w:rsidR="003815E5" w:rsidRPr="00361803">
        <w:t xml:space="preserve">odel of </w:t>
      </w:r>
      <w:r w:rsidR="00A77D28" w:rsidRPr="00361803">
        <w:t>a</w:t>
      </w:r>
      <w:r w:rsidR="005B383A" w:rsidRPr="00361803">
        <w:t>daptation</w:t>
      </w:r>
      <w:r w:rsidR="00950E81">
        <w:t xml:space="preserve"> (reviewed by </w:t>
      </w:r>
      <w:r w:rsidR="00950E81">
        <w:fldChar w:fldCharType="begin" w:fldLock="1"/>
      </w:r>
      <w:r w:rsidR="00BA49AA">
        <w:instrText>ADDIN CSL_CITATION { "citationItems" : [ { "id" : "ITEM-1", "itemData" : { "DOI" : "10.1146/annurev-ecolsys-120213-091846", "ISBN" : "1543-592x", "ISSN" : "1543-592X", "abstract" : "The accumulation of data on the genomic bases of adaptation has triggered renewed interest in theoretical models of adaptation. Among these models, Fisher\u2019s geometricmodel (FGM)has received a lot of attention over the past two decades. FGM is based on a continuous multidimensional phenotypic landscape, but it is mostly used for the emerging properties of individual mutation effects. Despite its apparent simplicity and limited number of pa- rameters, FGMintegrates a fullmodel ofmutation and epistatic interactions that allows the study of both beneficial and deleterious mutations and, subse- quently, thefate of evolving populations. In this review, Ipresent the different properties of FGM and the qualitative and quantitative support they have received from experimental evolution data. I then discuss how to estimate the different parameters of the model and outline some future directions to connect FGM and the molecular determinants of adaptation.", "author" : [ { "dropping-particle" : "", "family" : "Tenaillon", "given" : "O.", "non-dropping-particle" : "", "parse-names" : false, "suffix" : "" } ], "container-title" : "Annual Review of Ecology, Evolution, and Systematics", "id" : "ITEM-1", "issue" : "1", "issued" : { "date-parts" : [ [ "2014" ] ] }, "page" : "179-201", "title" : "The Utility of Fisher\u2019s Geometric Model in Evolutionary Genetics", "type" : "article-journal", "volume" : "45" }, "uris" : [ "http://www.mendeley.com/documents/?uuid=cadeb3cf-b8ca-4bae-b8e5-74cc10e81a3a" ] } ], "mendeley" : { "formattedCitation" : "(Tenaillon 2014)", "manualFormatting" : "Tenaillon [2014])", "plainTextFormattedCitation" : "(Tenaillon 2014)", "previouslyFormattedCitation" : "(Tenaillon 2014)" }, "properties" : {  }, "schema" : "https://github.com/citation-style-language/schema/raw/master/csl-citation.json" }</w:instrText>
      </w:r>
      <w:r w:rsidR="00950E81">
        <w:fldChar w:fldCharType="separate"/>
      </w:r>
      <w:r w:rsidR="00950E81" w:rsidRPr="00950E81">
        <w:rPr>
          <w:noProof/>
        </w:rPr>
        <w:t xml:space="preserve">Tenaillon </w:t>
      </w:r>
      <w:r w:rsidR="00950E81">
        <w:rPr>
          <w:noProof/>
        </w:rPr>
        <w:t>[</w:t>
      </w:r>
      <w:r w:rsidR="00950E81" w:rsidRPr="00950E81">
        <w:rPr>
          <w:noProof/>
        </w:rPr>
        <w:t>2014</w:t>
      </w:r>
      <w:r w:rsidR="00950E81">
        <w:rPr>
          <w:noProof/>
        </w:rPr>
        <w:t>]</w:t>
      </w:r>
      <w:r w:rsidR="00950E81" w:rsidRPr="00950E81">
        <w:rPr>
          <w:noProof/>
        </w:rPr>
        <w:t>)</w:t>
      </w:r>
      <w:r w:rsidR="00950E81">
        <w:fldChar w:fldCharType="end"/>
      </w:r>
      <w:r w:rsidR="003815E5" w:rsidRPr="00361803">
        <w:t xml:space="preserve">. </w:t>
      </w:r>
      <w:r w:rsidR="005B383A" w:rsidRPr="00361803">
        <w:t>Fisher’s model</w:t>
      </w:r>
      <w:r w:rsidR="003815E5" w:rsidRPr="00361803">
        <w:t xml:space="preserve"> </w:t>
      </w:r>
      <w:r w:rsidR="000348BE" w:rsidRPr="00361803">
        <w:t xml:space="preserve">incorporates both pleiotropy and epistasis </w:t>
      </w:r>
      <w:r w:rsidR="00921CC9" w:rsidRPr="00361803">
        <w:t xml:space="preserve">for fitness </w:t>
      </w:r>
      <w:r w:rsidR="000348BE" w:rsidRPr="00361803">
        <w:t>while making</w:t>
      </w:r>
      <w:r w:rsidR="003815E5" w:rsidRPr="00361803">
        <w:t xml:space="preserve"> </w:t>
      </w:r>
      <w:r w:rsidR="00127108" w:rsidRPr="00361803">
        <w:t xml:space="preserve">explicit and testable </w:t>
      </w:r>
      <w:r w:rsidR="003815E5" w:rsidRPr="00361803">
        <w:t>predictions</w:t>
      </w:r>
      <w:r w:rsidR="00601551" w:rsidRPr="00361803">
        <w:t xml:space="preserve"> that</w:t>
      </w:r>
      <w:r w:rsidR="00884FBB" w:rsidRPr="00361803">
        <w:t xml:space="preserve"> </w:t>
      </w:r>
      <w:r w:rsidR="003815E5" w:rsidRPr="00361803">
        <w:t>have received support in</w:t>
      </w:r>
      <w:r w:rsidR="004B7169" w:rsidRPr="00361803">
        <w:t xml:space="preserve"> </w:t>
      </w:r>
      <w:r w:rsidR="003815E5" w:rsidRPr="00361803">
        <w:t>laboratory and field studies</w:t>
      </w:r>
      <w:r w:rsidR="0074535C" w:rsidRPr="00361803">
        <w:t xml:space="preserve"> </w:t>
      </w:r>
      <w:r w:rsidR="0074535C" w:rsidRPr="00361803">
        <w:fldChar w:fldCharType="begin" w:fldLock="1"/>
      </w:r>
      <w:r w:rsidR="00BA49AA">
        <w:instrText>ADDIN CSL_CITATION { "citationItems" : [ { "id" : "ITEM-1", "itemData" : { "DOI" : "10.1534/genetics.110.123083", "ISBN" : "0016-6731", "ISSN" : "00166731", "PMID" : "20876562", "abstract" : "Because adaptation depends upon the fixation of novel beneficial mutations, the fitness effects of beneficial mutations that are substituted by selection are key to our understanding of the process of adaptation. In this study, we experimentally investigated the fitness effects of beneficial mutations that are substituted when populations of the pathogenic bacterium Pseudomonas aeruginosa adapt to the antibiotic rifampicin. Specifically, we isolated the first beneficial mutation to be fixed by selection when 96 populations of three different genotypes of P. aeruginosa that vary considerably in fitness in the presence of rifampicin were challenged with adapting to a high dose of this antibiotic. The simple genetics of rifampicin resistance allowed us to determine the genetic basis of adaptation in the majority of our populations. We show that the average fitness effects of fixed beneficial mutations show a simple and clear pattern of diminishing returns, such that selection tends to fix mutations with progressively smaller effects as populations approach a peak on the adaptive landscape. The fitness effects of individual mutations, on the other hand, are highly idiosyncratic across genetic backgrounds, revealing pervasive epistasis. In spite of this complexity of genetic interactions in this system, there is an overall tendency toward diminishing-returns epistasis. We argue that a simple overall pattern of diminishing-returns adaptation emerges, despite pervasive epistasis between beneficial mutations, because many beneficial mutations are available, and while the fitness landscape is rugged at the fine scale, it is smooth and regular when we consider the average over possible routes to adaptation. In the context of antibiotic resistance, these results show that acquiring mutations that confer low levels of antibiotic resistance does not impose any constraint on the ability to evolve high levels of resistance.", "author" : [ { "dropping-particle" : "", "family" : "MacLean", "given" : "R. C.", "non-dropping-particle" : "", "parse-names" : false, "suffix" : "" }, { "dropping-particle" : "", "family" : "Perron", "given" : "G. G.", "non-dropping-particle" : "", "parse-names" : false, "suffix" : "" }, { "dropping-particle" : "", "family" : "Gardner", "given" : "A.", "non-dropping-particle" : "", "parse-names" : false, "suffix" : "" } ], "container-title" : "Genetics", "id" : "ITEM-1", "issue" : "4", "issued" : { "date-parts" : [ [ "2010" ] ] }, "page" : "1345-1354", "title" : "Diminishing returns from beneficial mutations and pervasive epistasis shape the fitness landscape for rifampicin resistance in &lt;i&gt;Pseudomonas aeruginosa&lt;/i&gt;", "type" : "article-journal", "volume" : "186" }, "uris" : [ "http://www.mendeley.com/documents/?uuid=477025b5-14f5-44aa-ba08-27a641d34bc9" ] }, { "id" : "ITEM-2", "itemData" : { "DOI" : "10.1111/j.1558-5646.2012.01622.x", "ISBN" : "0014-3820", "ISSN" : "00143820", "PMID" : "22834743", "abstract" : "Transition of an evolving population to a new adaptive optimum is predicted to leave a signature in the distribution of effect sizes of fixed mutations. If they affect many traits (are pleiotropic), large effect mutations should contribute more when a population evolves to a farther adaptive peak than to a nearer peak. We tested this prediction in wild threespine stickleback fish (Gasterosteus aculeatus) by comparing the estimated frequency of large effect genetic changes underlying evolution as the same ancestor adapted to two lake types since the end of the ice age. A higher frequency of large effect genetic changes (quantitative trait loci) contributed to adaptive evolution in populations that adapted to lakes representing a more distant optimum than to lakes in which the optimum phenotype was nearer to the ancestral state. Our results also indicate that pleiotropy, not just optimum overshoot, contributes to this difference. These results suggest that a series of adaptive improvements to a new environment leaves a detectable mark in the genome of wild populations. Although not all assumptions of the theory are likely met in natural systems, the prediction may be robust enough to the complexities of natural environments to be useful when forecasting adaptive responses to large environmental changes.", "author" : [ { "dropping-particle" : "", "family" : "Rogers", "given" : "Sean M.", "non-dropping-particle" : "", "parse-names" : false, "suffix" : "" }, { "dropping-particle" : "", "family" : "Tamkee", "given" : "Patrick", "non-dropping-particle" : "", "parse-names" : false, "suffix" : "" }, { "dropping-particle" : "", "family" : "Summers", "given" : "Brian", "non-dropping-particle" : "", "parse-names" : false, "suffix" : "" }, { "dropping-particle" : "", "family" : "Balabahadra", "given" : "Sarita", "non-dropping-particle" : "", "parse-names" : false, "suffix" : "" }, { "dropping-particle" : "", "family" : "Marks", "given" : "Melissa", "non-dropping-particle" : "", "parse-names" : false, "suffix" : "" }, { "dropping-particle" : "", "family" : "Kingsley", "given" : "David M.", "non-dropping-particle" : "", "parse-names" : false, "suffix" : "" }, { "dropping-particle" : "", "family" : "Schluter", "given" : "Dolph", "non-dropping-particle" : "", "parse-names" : false, "suffix" : "" } ], "container-title" : "Evolution", "id" : "ITEM-2", "issue" : "8", "issued" : { "date-parts" : [ [ "2012" ] ] }, "page" : "2439-2450", "title" : "Genetic signature of adaptive peak shift in threespine stickleback", "type" : "article-journal", "volume" : "66" }, "uris" : [ "http://www.mendeley.com/documents/?uuid=e77630dd-a0e0-43aa-9356-69f84b53a94c" ] }, { "id" : "ITEM-3", "itemData" : { "DOI" : "10.1111/evo.12858", "ISSN" : "15585646", "abstract" : "Fisher\u2019s geometric model of adaptation (FGM) has been the conceptual foundation for studies investigating the genetic basis of adaptation since the onset of the neo Darwinian synthesis. FGM describes adaptation as the movement of a genotype toward a fitness optimum due to beneficial mutations. To date, one prediction of FGM, the probability of improvement is related to the distance from the optimum, has only been tested in microorganisms under laboratory conditions. There is reason to believe that results might differ under natural conditions where more mutations likely affect fitness, and where environmental variance may obscure the expected pattern.We chemically induced mutations into a set of 19 Arabidopsis thaliana accessions from across the native range of A. thaliana and planted them alongside the premutated founder lines in two habitats in the mid-Atlantic region of the United States under field conditions. We show that FGM is able to predict the outcome of a set of random induced mutations on fitness in a set of A. thaliana accessions grown in the wild: mutations are more likely to be beneficial in relatively less fit genotypes. This finding suggests that FGM is an accurate approximation of the process of adaptation under more realistic ecological conditions.", "author" : [ { "dropping-particle" : "", "family" : "Stearns", "given" : "Frank W.", "non-dropping-particle" : "", "parse-names" : false, "suffix" : "" }, { "dropping-particle" : "", "family" : "Fenster", "given" : "Charles B.", "non-dropping-particle" : "", "parse-names" : false, "suffix" : "" } ], "container-title" : "Evolution", "id" : "ITEM-3", "issue" : "2", "issued" : { "date-parts" : [ [ "2016" ] ] }, "page" : "495-501", "title" : "Fisher's geometric model predicts the effects of random mutations when tested in the wild", "type" : "article-journal", "volume" : "70" }, "uris" : [ "http://www.mendeley.com/documents/?uuid=11f3ac7b-510d-46ba-be8e-5ac86b5c4fa6" ] } ], "mendeley" : { "formattedCitation" : "(MacLean et al. 2010; Rogers et al. 2012; Stearns and Fenster 2016)", "plainTextFormattedCitation" : "(MacLean et al. 2010; Rogers et al. 2012; Stearns and Fenster 2016)", "previouslyFormattedCitation" : "(MacLean et al. 2010; Rogers et al. 2012; Stearns and Fenster 2016)" }, "properties" : {  }, "schema" : "https://github.com/citation-style-language/schema/raw/master/csl-citation.json" }</w:instrText>
      </w:r>
      <w:r w:rsidR="0074535C" w:rsidRPr="00361803">
        <w:fldChar w:fldCharType="separate"/>
      </w:r>
      <w:r w:rsidR="0074535C" w:rsidRPr="00361803">
        <w:rPr>
          <w:noProof/>
        </w:rPr>
        <w:t>(MacLean et al. 2010; Rogers et al. 2012; Stearns and Fenster 2016)</w:t>
      </w:r>
      <w:r w:rsidR="0074535C" w:rsidRPr="00361803">
        <w:fldChar w:fldCharType="end"/>
      </w:r>
      <w:r w:rsidR="003815E5" w:rsidRPr="00361803">
        <w:t>. While originally developed</w:t>
      </w:r>
      <w:r w:rsidR="0074535C" w:rsidRPr="00361803">
        <w:t xml:space="preserve"> </w:t>
      </w:r>
      <w:r w:rsidR="003815E5" w:rsidRPr="00361803">
        <w:t>to ma</w:t>
      </w:r>
      <w:r w:rsidR="00B111FB" w:rsidRPr="00361803">
        <w:t>ke inferences about the genetics</w:t>
      </w:r>
      <w:r w:rsidR="003815E5" w:rsidRPr="00361803">
        <w:t xml:space="preserve"> of adaptation, the model has been adapted to study the evolutionary genetics of speciation </w:t>
      </w:r>
      <w:r w:rsidR="0074535C" w:rsidRPr="00361803">
        <w:fldChar w:fldCharType="begin" w:fldLock="1"/>
      </w:r>
      <w:r w:rsidR="00BA49AA">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"ITEM-2", "issue" : "5", "issued" : { "date-parts" : [ [ "2014" ] ] }, "page" : "1244-1256", "title" : "Niche dimensionality and the genetics of ecological speciation", "type" : "article-journal", "volume" : "68" }, "uris" : [ "http://www.mendeley.com/documents/?uuid=702b54b5-99e0-4ad3-be21-3c77f331885f" ] }, { "id" : "ITEM-3",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"ITEM-3", "issue" : "7", "issued" : { "date-parts" : [ [ "2016" ] ] }, "page" : "1450-1464", "title" : "The genetics of speciation: Insights from Fisher's geometric model", "</w:instrText>
      </w:r>
      <w:r w:rsidR="00BA49AA" w:rsidRPr="00565C30">
        <w:rPr>
          <w:lang w:val="fr-CA"/>
        </w:rPr>
        <w:instrText>type" : "article-journal", "volume" : "70" }, "uris" : [ "http://www.mendeley.com/documents/?uuid=c1b67305-c7c8-4ad0-bf1c-55e1ca68cfbf" ] }, { "id" : "ITEM-4", "itemData" : { "author" : [ { "dropping-particle" : "", "family" : "Simon", "given" : "Alexis", "non-dropping-particle" : "", "parse-names" : false, "suffix" : "" }, { "dropping-particle" : "", "family" : "Bierne", "given" : "Nicolas", "non-dropping-particle" : "", "parse-names" : false, "suffix" : "" }, { "dropping-particle" : "", "family" : "Welch", "given" : "John J", "non-dropping-particle" : "", "parse-names" : false, "suffix" : "" } ], "container-title" : "bioRxiv", "id" : "ITEM-4", "issued" : { "date-parts" : [ [ "2018" ] ] }, "title" : "Coadapted genomes and selection on hybrids: Fisher \u2019 s geometric model explains a variety of empirical patterns", "type" : "article-journal" }, "uris" : [ "http://www.mendeley.com/documents/?uuid=87038a81-63f3-4859-ba43-b9ae64ebb7f3", "http://www.mendeley.com/documents/?uuid=1b07f2f5-3a88-48f7-860b-c0e5c744640d" ] } ], "mendeley" : { "formattedCitation" : "(Barton 2001; Chevin et al. 2014; Fra\u00efsse et al. 2016; Simon et al. 2018)", "plainTextFormattedCitation" : "(Barton 2001; Chevin et al. 2014; Fra\u00efsse et al. 2016; Simon et al. 2018)", "previouslyFormattedCitation" : "(Barton 2001; Chevin et al. 2014; Fra\u00efsse et al. 2016; Simon et al. 2018)" }, "properties" : {  }, "schema" : "https://github.com/citation-style-language/schema/raw/master/csl-citation.json" }</w:instrText>
      </w:r>
      <w:r w:rsidR="0074535C" w:rsidRPr="00361803">
        <w:fldChar w:fldCharType="separate"/>
      </w:r>
      <w:r w:rsidR="008170D3" w:rsidRPr="00565C30">
        <w:rPr>
          <w:noProof/>
          <w:lang w:val="fr-CA"/>
        </w:rPr>
        <w:t>(Barton 2001; Chevin et al. 2014; Fraïsse et al. 2016; Simon et al. 2018)</w:t>
      </w:r>
      <w:r w:rsidR="0074535C" w:rsidRPr="00361803">
        <w:fldChar w:fldCharType="end"/>
      </w:r>
      <w:r w:rsidR="003815E5" w:rsidRPr="00565C30">
        <w:rPr>
          <w:lang w:val="fr-CA"/>
        </w:rPr>
        <w:t xml:space="preserve">. </w:t>
      </w:r>
      <w:r w:rsidR="003815E5" w:rsidRPr="00361803">
        <w:t xml:space="preserve">For these reasons, </w:t>
      </w:r>
      <w:r w:rsidR="005B383A" w:rsidRPr="00361803">
        <w:t>Fisher’s model</w:t>
      </w:r>
      <w:r w:rsidR="003815E5" w:rsidRPr="00361803">
        <w:t xml:space="preserve"> </w:t>
      </w:r>
      <w:r w:rsidR="00884FBB" w:rsidRPr="00361803">
        <w:t>is well-suited</w:t>
      </w:r>
      <w:r w:rsidR="003815E5" w:rsidRPr="00361803">
        <w:t xml:space="preserve"> </w:t>
      </w:r>
      <w:r w:rsidR="00884FBB" w:rsidRPr="00361803">
        <w:t xml:space="preserve">to </w:t>
      </w:r>
      <w:r w:rsidR="003815E5" w:rsidRPr="00361803">
        <w:t xml:space="preserve">investigate the effects of adaptation from </w:t>
      </w:r>
      <w:r w:rsidR="005B383A" w:rsidRPr="00361803">
        <w:t>standing variation</w:t>
      </w:r>
      <w:r w:rsidR="003815E5" w:rsidRPr="00361803">
        <w:t xml:space="preserve"> as it relates to </w:t>
      </w:r>
      <w:r w:rsidR="00BF6CA6" w:rsidRPr="00361803">
        <w:t xml:space="preserve">parallel genetic adaptation and </w:t>
      </w:r>
      <w:r w:rsidR="003815E5" w:rsidRPr="00361803">
        <w:t>speciation.</w:t>
      </w:r>
      <w:r w:rsidR="003815E5" w:rsidRPr="00361803">
        <w:rPr>
          <w:rStyle w:val="PageNumber"/>
        </w:rPr>
        <w:t xml:space="preserve"> We consider</w:t>
      </w:r>
      <w:r w:rsidR="00322721" w:rsidRPr="00361803">
        <w:rPr>
          <w:rStyle w:val="PageNumber"/>
        </w:rPr>
        <w:t>ed</w:t>
      </w:r>
      <w:r w:rsidR="003815E5" w:rsidRPr="00361803">
        <w:rPr>
          <w:rStyle w:val="PageNumber"/>
        </w:rPr>
        <w:t xml:space="preserve"> the case of a single </w:t>
      </w:r>
      <w:r w:rsidR="00B11E77" w:rsidRPr="00361803">
        <w:rPr>
          <w:rStyle w:val="PageNumber"/>
        </w:rPr>
        <w:t>ancestral</w:t>
      </w:r>
      <w:r w:rsidR="003815E5" w:rsidRPr="00361803">
        <w:rPr>
          <w:rStyle w:val="PageNumber"/>
        </w:rPr>
        <w:t xml:space="preserve"> population that </w:t>
      </w:r>
      <w:r w:rsidR="00B11E77" w:rsidRPr="00361803">
        <w:rPr>
          <w:rStyle w:val="PageNumber"/>
        </w:rPr>
        <w:t>founds</w:t>
      </w:r>
      <w:r w:rsidR="003815E5" w:rsidRPr="00361803">
        <w:rPr>
          <w:rStyle w:val="PageNumber"/>
        </w:rPr>
        <w:t xml:space="preserve"> two</w:t>
      </w:r>
      <w:r w:rsidR="00950E81">
        <w:rPr>
          <w:rStyle w:val="PageNumber"/>
        </w:rPr>
        <w:t xml:space="preserve"> identical</w:t>
      </w:r>
      <w:r w:rsidR="003815E5" w:rsidRPr="00361803">
        <w:rPr>
          <w:rStyle w:val="PageNumber"/>
        </w:rPr>
        <w:t xml:space="preserve"> populations</w:t>
      </w:r>
      <w:r w:rsidR="00F26CE9" w:rsidRPr="00361803">
        <w:rPr>
          <w:rStyle w:val="PageNumber"/>
        </w:rPr>
        <w:t xml:space="preserve"> in novel environments</w:t>
      </w:r>
      <w:r w:rsidR="00605C19" w:rsidRPr="00361803">
        <w:rPr>
          <w:rStyle w:val="PageNumber"/>
        </w:rPr>
        <w:t>,</w:t>
      </w:r>
      <w:r w:rsidR="003815E5" w:rsidRPr="00361803">
        <w:rPr>
          <w:rStyle w:val="PageNumber"/>
        </w:rPr>
        <w:t xml:space="preserve"> which then adapt i</w:t>
      </w:r>
      <w:r w:rsidR="00C8683D" w:rsidRPr="00361803">
        <w:rPr>
          <w:rStyle w:val="PageNumber"/>
        </w:rPr>
        <w:t xml:space="preserve">n </w:t>
      </w:r>
      <w:proofErr w:type="spellStart"/>
      <w:r w:rsidR="00C8683D" w:rsidRPr="00361803">
        <w:rPr>
          <w:rStyle w:val="PageNumber"/>
        </w:rPr>
        <w:t>allopatry</w:t>
      </w:r>
      <w:proofErr w:type="spellEnd"/>
      <w:r w:rsidR="00C8683D" w:rsidRPr="00361803">
        <w:rPr>
          <w:rStyle w:val="PageNumber"/>
        </w:rPr>
        <w:t xml:space="preserve"> (i.e., no gene flow; </w:t>
      </w:r>
      <w:r w:rsidR="009F2FA2" w:rsidRPr="00361803">
        <w:rPr>
          <w:rStyle w:val="PageNumber"/>
        </w:rPr>
        <w:t>see Fig. 1A)</w:t>
      </w:r>
      <w:r w:rsidR="003815E5" w:rsidRPr="00361803">
        <w:rPr>
          <w:rStyle w:val="PageNumber"/>
        </w:rPr>
        <w:t xml:space="preserve">. </w:t>
      </w:r>
    </w:p>
    <w:p w14:paraId="27664898" w14:textId="77777777" w:rsidR="00950E81" w:rsidRDefault="00950E81" w:rsidP="005B6774">
      <w:pPr>
        <w:pStyle w:val="Body"/>
        <w:spacing w:line="480" w:lineRule="auto"/>
        <w:rPr>
          <w:rStyle w:val="PageNumber"/>
        </w:rPr>
      </w:pPr>
    </w:p>
    <w:p w14:paraId="66562457" w14:textId="38B8D234" w:rsidR="00950E81" w:rsidRPr="00950E81" w:rsidRDefault="00950E81" w:rsidP="005B6774">
      <w:pPr>
        <w:pStyle w:val="Body"/>
        <w:spacing w:line="480" w:lineRule="auto"/>
        <w:rPr>
          <w:rStyle w:val="PageNumber"/>
          <w:i/>
        </w:rPr>
      </w:pPr>
      <w:r>
        <w:rPr>
          <w:rStyle w:val="PageNumber"/>
          <w:i/>
        </w:rPr>
        <w:t>Genotype to phenotype</w:t>
      </w:r>
    </w:p>
    <w:p w14:paraId="7D91E739" w14:textId="57D5719D" w:rsidR="00B4189D" w:rsidRDefault="003815E5" w:rsidP="0051753C">
      <w:pPr>
        <w:pStyle w:val="Body"/>
        <w:spacing w:line="480" w:lineRule="auto"/>
        <w:rPr>
          <w:rStyle w:val="PageNumber"/>
        </w:rPr>
      </w:pPr>
      <w:r w:rsidRPr="00361803">
        <w:rPr>
          <w:rStyle w:val="PageNumber"/>
        </w:rPr>
        <w:t>The phenotype of a</w:t>
      </w:r>
      <w:r w:rsidR="005508F6">
        <w:rPr>
          <w:rStyle w:val="PageNumber"/>
        </w:rPr>
        <w:t>n</w:t>
      </w:r>
      <w:r w:rsidRPr="00361803">
        <w:rPr>
          <w:rStyle w:val="PageNumber"/>
        </w:rPr>
        <w:t xml:space="preserve"> individual is represented by an </w:t>
      </w:r>
      <w:r w:rsidRPr="00361803">
        <w:rPr>
          <w:rStyle w:val="PageNumber"/>
          <w:i/>
          <w:iCs/>
        </w:rPr>
        <w:t>m</w:t>
      </w:r>
      <w:r w:rsidRPr="00361803">
        <w:rPr>
          <w:rStyle w:val="PageNumber"/>
        </w:rPr>
        <w:t xml:space="preserve">-dimensional vector, </w:t>
      </w:r>
      <w:r w:rsidRPr="0051753C">
        <w:rPr>
          <w:rStyle w:val="PageNumber"/>
          <w:b/>
          <w:bCs/>
          <w:i/>
          <w:iCs/>
          <w:rPrChange w:id="24" w:author="Microsoft Office User" w:date="2018-07-05T10:28:00Z">
            <w:rPr>
              <w:rStyle w:val="PageNumber"/>
              <w:i/>
              <w:iCs/>
            </w:rPr>
          </w:rPrChange>
        </w:rPr>
        <w:t>z</w:t>
      </w:r>
      <w:r w:rsidRPr="00361803">
        <w:rPr>
          <w:rStyle w:val="PageNumber"/>
        </w:rPr>
        <w:t xml:space="preserve"> = [</w:t>
      </w:r>
      <w:r w:rsidRPr="00361803">
        <w:rPr>
          <w:rStyle w:val="PageNumber"/>
          <w:i/>
          <w:iCs/>
        </w:rPr>
        <w:t>z</w:t>
      </w:r>
      <w:r w:rsidRPr="00361803">
        <w:rPr>
          <w:rStyle w:val="PageNumber"/>
          <w:vertAlign w:val="subscript"/>
        </w:rPr>
        <w:t>1</w:t>
      </w:r>
      <w:r w:rsidRPr="00361803">
        <w:rPr>
          <w:rStyle w:val="PageNumber"/>
        </w:rPr>
        <w:t xml:space="preserve">, </w:t>
      </w:r>
      <w:r w:rsidRPr="00361803">
        <w:rPr>
          <w:rStyle w:val="PageNumber"/>
          <w:i/>
          <w:iCs/>
        </w:rPr>
        <w:t>z</w:t>
      </w:r>
      <w:r w:rsidRPr="00361803">
        <w:rPr>
          <w:rStyle w:val="PageNumber"/>
          <w:vertAlign w:val="subscript"/>
        </w:rPr>
        <w:t>2,</w:t>
      </w:r>
      <w:r w:rsidRPr="00361803">
        <w:rPr>
          <w:rStyle w:val="PageNumber"/>
        </w:rPr>
        <w:t>…,</w:t>
      </w:r>
      <w:r w:rsidR="00B11E77" w:rsidRPr="00361803">
        <w:rPr>
          <w:rStyle w:val="PageNumber"/>
        </w:rPr>
        <w:t xml:space="preserve"> </w:t>
      </w:r>
      <w:proofErr w:type="spellStart"/>
      <w:r w:rsidRPr="0051753C">
        <w:rPr>
          <w:rStyle w:val="PageNumber"/>
          <w:i/>
          <w:iCs/>
          <w:rPrChange w:id="25" w:author="Microsoft Office User" w:date="2018-07-05T10:28:00Z">
            <w:rPr>
              <w:rStyle w:val="PageNumber"/>
            </w:rPr>
          </w:rPrChange>
        </w:rPr>
        <w:t>z</w:t>
      </w:r>
      <w:r w:rsidRPr="0051753C">
        <w:rPr>
          <w:rStyle w:val="PageNumber"/>
          <w:i/>
          <w:iCs/>
          <w:vertAlign w:val="subscript"/>
          <w:rPrChange w:id="26" w:author="Microsoft Office User" w:date="2018-07-05T10:28:00Z">
            <w:rPr>
              <w:rStyle w:val="PageNumber"/>
              <w:vertAlign w:val="subscript"/>
            </w:rPr>
          </w:rPrChange>
        </w:rPr>
        <w:t>m</w:t>
      </w:r>
      <w:proofErr w:type="spellEnd"/>
      <w:r w:rsidRPr="00361803">
        <w:rPr>
          <w:rStyle w:val="PageNumber"/>
        </w:rPr>
        <w:t xml:space="preserve">], </w:t>
      </w:r>
      <w:r w:rsidR="005508F6">
        <w:rPr>
          <w:rStyle w:val="PageNumber"/>
        </w:rPr>
        <w:t>with</w:t>
      </w:r>
      <w:r w:rsidRPr="00361803">
        <w:rPr>
          <w:rStyle w:val="PageNumber"/>
        </w:rPr>
        <w:t xml:space="preserve"> </w:t>
      </w:r>
      <w:r w:rsidRPr="00361803">
        <w:rPr>
          <w:rStyle w:val="PageNumber"/>
          <w:i/>
          <w:iCs/>
        </w:rPr>
        <w:t>m</w:t>
      </w:r>
      <w:r w:rsidR="005508F6">
        <w:rPr>
          <w:rStyle w:val="PageNumber"/>
        </w:rPr>
        <w:t xml:space="preserve"> </w:t>
      </w:r>
      <w:r w:rsidRPr="00361803">
        <w:rPr>
          <w:rStyle w:val="PageNumber"/>
        </w:rPr>
        <w:t>the number of independent ‘traits’</w:t>
      </w:r>
      <w:r w:rsidR="00A77D28" w:rsidRPr="00361803">
        <w:rPr>
          <w:rStyle w:val="PageNumber"/>
        </w:rPr>
        <w:t xml:space="preserve"> </w:t>
      </w:r>
      <w:r w:rsidR="00BD7DA0" w:rsidRPr="00361803">
        <w:rPr>
          <w:rStyle w:val="PageNumber"/>
        </w:rPr>
        <w:fldChar w:fldCharType="begin" w:fldLock="1"/>
      </w:r>
      <w:r w:rsidR="00BA49AA">
        <w:rPr>
          <w:rStyle w:val="PageNumber"/>
        </w:rPr>
        <w:instrText>ADDIN CSL_CITATION { "citationItems" : [ { "id" : "ITEM-1", "itemData" : { "DOI" : "10.1111/j.0014-3820.2000.tb00002.x", "ISBN" : "0014-3820 (Print)\\r0014-3820 (Linking)", "ISSN" : "00143820", "PMID" : "10937178", "abstract" : "Se calcula una tasa en la cual el fitness aumenta durante la adaptaci\u00f3n y describe una curva de fitness vs tiempo a medida que la poblaci\u00f3n se acerca a un \u00f3ptimo en el modelo de Fisher de adaptaci\u00f3n.", "author" : [ { "dropping-particle" : "", "family" : "Orr", "given" : "H. Allen", "non-dropping-particle" : "", "parse-names" : false, "suffix" : "" } ], "container-title" : "Evolution", "id" : "ITEM-1", "issue" : "1", "issued" : { "date-parts" : [ [ "2000" ] ] }, "page" : "13-20", "title" : "Adaptation and the cost of complexity", "type" : "article-journal", "volume" : "54" }, "uris" : [ "http://www.mendeley.com/documents/?uuid=cc6c4215-11b1-4f34-911e-53767d18604f", "http://www.mendeley.com/documents/?uuid=2a20ede0-c91d-4c0a-af43-1c4aafa86685" ] } ], "mendeley" : { "formattedCitation" : "(Orr 2000)", "plainTextFormattedCitation" : "(Orr 2000)", "previouslyFormattedCitation" : "(Orr 2000)" }, "properties" : {  }, "schema" : "https://github.com/citation-style-language/schema/raw/master/csl-citation.json" }</w:instrText>
      </w:r>
      <w:r w:rsidR="00BD7DA0" w:rsidRPr="00361803">
        <w:rPr>
          <w:rStyle w:val="PageNumber"/>
        </w:rPr>
        <w:fldChar w:fldCharType="separate"/>
      </w:r>
      <w:r w:rsidR="00BD7DA0" w:rsidRPr="00361803">
        <w:rPr>
          <w:rStyle w:val="PageNumber"/>
          <w:noProof/>
        </w:rPr>
        <w:t>(Orr 2000)</w:t>
      </w:r>
      <w:r w:rsidR="00BD7DA0" w:rsidRPr="00361803">
        <w:rPr>
          <w:rStyle w:val="PageNumber"/>
        </w:rPr>
        <w:fldChar w:fldCharType="end"/>
      </w:r>
      <w:r w:rsidR="003B1429" w:rsidRPr="00361803">
        <w:rPr>
          <w:rStyle w:val="PageNumber"/>
        </w:rPr>
        <w:t xml:space="preserve">. </w:t>
      </w:r>
      <w:r w:rsidR="005508F6">
        <w:t xml:space="preserve">Each trait value, </w:t>
      </w:r>
      <w:proofErr w:type="spellStart"/>
      <w:r w:rsidR="005508F6">
        <w:rPr>
          <w:rStyle w:val="PageNumber"/>
          <w:i/>
          <w:iCs/>
        </w:rPr>
        <w:t>z</w:t>
      </w:r>
      <w:r w:rsidR="005508F6">
        <w:rPr>
          <w:rStyle w:val="PageNumber"/>
          <w:i/>
          <w:iCs/>
          <w:vertAlign w:val="subscript"/>
        </w:rPr>
        <w:t>i</w:t>
      </w:r>
      <w:proofErr w:type="spellEnd"/>
      <w:r w:rsidR="005508F6">
        <w:t xml:space="preserve">, is determined by summing the effects </w:t>
      </w:r>
      <w:r w:rsidR="00F4626F">
        <w:t>of</w:t>
      </w:r>
      <w:r w:rsidR="005508F6">
        <w:t xml:space="preserve"> all loci, which are initially fixed for alleles with an effect of 0 on all </w:t>
      </w:r>
      <w:r w:rsidR="005508F6" w:rsidRPr="00CB3350">
        <w:rPr>
          <w:i/>
        </w:rPr>
        <w:t>m</w:t>
      </w:r>
      <w:r w:rsidR="005508F6">
        <w:t xml:space="preserve"> traits. </w:t>
      </w:r>
      <w:r w:rsidR="003862DC" w:rsidRPr="00361803">
        <w:rPr>
          <w:rStyle w:val="PageNumber"/>
        </w:rPr>
        <w:t xml:space="preserve">Although we focus on </w:t>
      </w:r>
      <w:r w:rsidR="003862DC" w:rsidRPr="00361803">
        <w:rPr>
          <w:rStyle w:val="PageNumber"/>
          <w:i/>
        </w:rPr>
        <w:t>m</w:t>
      </w:r>
      <w:r w:rsidR="003862DC" w:rsidRPr="00361803">
        <w:rPr>
          <w:rStyle w:val="PageNumber"/>
        </w:rPr>
        <w:t xml:space="preserve"> = 2 </w:t>
      </w:r>
      <w:r w:rsidR="00CB3350">
        <w:rPr>
          <w:rStyle w:val="PageNumber"/>
        </w:rPr>
        <w:t xml:space="preserve">in our numerical analyses, we present analytical derivations in higher dimensions where relevant to investigate </w:t>
      </w:r>
      <w:del w:id="27" w:author="Microsoft Office User" w:date="2018-07-05T10:27:00Z">
        <w:r w:rsidR="00CB3350" w:rsidDel="0051753C">
          <w:rPr>
            <w:rStyle w:val="PageNumber"/>
          </w:rPr>
          <w:delText xml:space="preserve">whether </w:delText>
        </w:r>
      </w:del>
      <w:ins w:id="28" w:author="Microsoft Office User" w:date="2018-07-05T10:27:00Z">
        <w:r w:rsidR="0051753C">
          <w:rPr>
            <w:rStyle w:val="PageNumber"/>
          </w:rPr>
          <w:t xml:space="preserve">how </w:t>
        </w:r>
      </w:ins>
      <w:r w:rsidR="00CB3350">
        <w:rPr>
          <w:rStyle w:val="PageNumber"/>
        </w:rPr>
        <w:t>trait dimensionality</w:t>
      </w:r>
      <w:ins w:id="29" w:author="Microsoft Office User" w:date="2018-07-05T10:27:00Z">
        <w:r w:rsidR="0051753C">
          <w:rPr>
            <w:rStyle w:val="PageNumber"/>
          </w:rPr>
          <w:t xml:space="preserve"> </w:t>
        </w:r>
      </w:ins>
      <w:del w:id="30" w:author="Microsoft Office User" w:date="2018-07-05T10:27:00Z">
        <w:r w:rsidR="00CB3350" w:rsidDel="0051753C">
          <w:rPr>
            <w:rStyle w:val="PageNumber"/>
          </w:rPr>
          <w:delText xml:space="preserve"> </w:delText>
        </w:r>
        <w:r w:rsidR="00DC33EA" w:rsidDel="0051753C">
          <w:rPr>
            <w:rStyle w:val="PageNumber"/>
          </w:rPr>
          <w:delText xml:space="preserve">would </w:delText>
        </w:r>
      </w:del>
      <w:r w:rsidR="00CB3350">
        <w:rPr>
          <w:rStyle w:val="PageNumber"/>
        </w:rPr>
        <w:t>affect</w:t>
      </w:r>
      <w:ins w:id="31" w:author="Microsoft Office User" w:date="2018-07-05T10:27:00Z">
        <w:r w:rsidR="0051753C">
          <w:rPr>
            <w:rStyle w:val="PageNumber"/>
          </w:rPr>
          <w:t>s</w:t>
        </w:r>
      </w:ins>
      <w:r w:rsidR="00CB3350">
        <w:rPr>
          <w:rStyle w:val="PageNumber"/>
        </w:rPr>
        <w:t xml:space="preserve"> our conclusions.</w:t>
      </w:r>
    </w:p>
    <w:p w14:paraId="50C37C61" w14:textId="7FE4E776" w:rsidR="00B4189D" w:rsidRDefault="00B4189D" w:rsidP="005B6774">
      <w:pPr>
        <w:pStyle w:val="Body"/>
        <w:spacing w:line="480" w:lineRule="auto"/>
        <w:rPr>
          <w:rStyle w:val="PageNumber"/>
        </w:rPr>
      </w:pPr>
    </w:p>
    <w:p w14:paraId="0B909E45" w14:textId="74A29DE6" w:rsidR="00B4189D" w:rsidRPr="00B4189D" w:rsidRDefault="00B4189D" w:rsidP="005B6774">
      <w:pPr>
        <w:pStyle w:val="Body"/>
        <w:spacing w:line="480" w:lineRule="auto"/>
        <w:rPr>
          <w:rStyle w:val="PageNumber"/>
        </w:rPr>
      </w:pPr>
      <w:r>
        <w:rPr>
          <w:rStyle w:val="PageNumber"/>
          <w:i/>
        </w:rPr>
        <w:lastRenderedPageBreak/>
        <w:t>Life-cycle</w:t>
      </w:r>
    </w:p>
    <w:p w14:paraId="2188EA72" w14:textId="5AF9456D" w:rsidR="00135B00" w:rsidRDefault="003E3996" w:rsidP="005B6774">
      <w:pPr>
        <w:pStyle w:val="Body"/>
        <w:spacing w:line="480" w:lineRule="auto"/>
        <w:rPr>
          <w:rStyle w:val="PageNumber"/>
        </w:rPr>
      </w:pPr>
      <w:r w:rsidRPr="00361803">
        <w:rPr>
          <w:rStyle w:val="PageNumber"/>
        </w:rPr>
        <w:t>We</w:t>
      </w:r>
      <w:r w:rsidR="00B17443" w:rsidRPr="00361803">
        <w:rPr>
          <w:rStyle w:val="PageNumber"/>
        </w:rPr>
        <w:t xml:space="preserve"> </w:t>
      </w:r>
      <w:r w:rsidR="00B4189D">
        <w:rPr>
          <w:rStyle w:val="PageNumber"/>
        </w:rPr>
        <w:t>assume</w:t>
      </w:r>
      <w:r w:rsidR="003815E5" w:rsidRPr="00361803">
        <w:rPr>
          <w:rStyle w:val="PageNumber"/>
        </w:rPr>
        <w:t xml:space="preserve"> non-overlapping generations.</w:t>
      </w:r>
      <w:r w:rsidR="00CA5892" w:rsidRPr="00361803">
        <w:rPr>
          <w:rStyle w:val="PageNumber"/>
        </w:rPr>
        <w:t xml:space="preserve"> </w:t>
      </w:r>
      <w:r w:rsidR="003815E5" w:rsidRPr="00361803">
        <w:rPr>
          <w:rStyle w:val="PageNumber"/>
        </w:rPr>
        <w:t>Viability selection occurs at the beginning of each generation</w:t>
      </w:r>
      <w:r w:rsidR="00C94C7F">
        <w:rPr>
          <w:rStyle w:val="PageNumber"/>
        </w:rPr>
        <w:t>, during the haploid phase</w:t>
      </w:r>
      <w:r w:rsidR="003815E5" w:rsidRPr="00361803">
        <w:rPr>
          <w:rStyle w:val="PageNumber"/>
        </w:rPr>
        <w:t>. The probability</w:t>
      </w:r>
      <w:r w:rsidR="00C94C7F">
        <w:rPr>
          <w:rStyle w:val="PageNumber"/>
        </w:rPr>
        <w:t xml:space="preserve"> </w:t>
      </w:r>
      <w:r w:rsidR="00DC2BCB" w:rsidRPr="00361803">
        <w:rPr>
          <w:rStyle w:val="PageNumber"/>
        </w:rPr>
        <w:t xml:space="preserve">that </w:t>
      </w:r>
      <w:r w:rsidR="003815E5" w:rsidRPr="00361803">
        <w:rPr>
          <w:rStyle w:val="PageNumber"/>
        </w:rPr>
        <w:t>a</w:t>
      </w:r>
      <w:r w:rsidR="00C94C7F">
        <w:rPr>
          <w:rStyle w:val="PageNumber"/>
        </w:rPr>
        <w:t>n</w:t>
      </w:r>
      <w:r w:rsidR="003815E5" w:rsidRPr="00361803">
        <w:rPr>
          <w:rStyle w:val="PageNumber"/>
        </w:rPr>
        <w:t xml:space="preserve"> individual survives is </w:t>
      </w:r>
      <w:r w:rsidR="00C94C7F" w:rsidRPr="0051753C">
        <w:rPr>
          <w:rStyle w:val="PageNumber"/>
          <w:i/>
          <w:iCs/>
          <w:rPrChange w:id="32" w:author="Microsoft Office User" w:date="2018-07-05T10:29:00Z">
            <w:rPr>
              <w:rStyle w:val="PageNumber"/>
            </w:rPr>
          </w:rPrChange>
        </w:rPr>
        <w:t>P</w:t>
      </w:r>
      <w:r w:rsidR="00C94C7F">
        <w:rPr>
          <w:rStyle w:val="PageNumber"/>
        </w:rPr>
        <w:t xml:space="preserve"> = </w:t>
      </w:r>
      <w:proofErr w:type="spellStart"/>
      <w:r w:rsidR="00C94C7F">
        <w:rPr>
          <w:rStyle w:val="PageNumber"/>
        </w:rPr>
        <w:t>exp</w:t>
      </w:r>
      <w:proofErr w:type="spellEnd"/>
      <w:r w:rsidR="00C94C7F">
        <w:rPr>
          <w:rStyle w:val="PageNumber"/>
        </w:rPr>
        <w:t>(</w:t>
      </w:r>
      <w:r w:rsidR="00C94C7F" w:rsidRPr="00C94C7F">
        <w:rPr>
          <w:rStyle w:val="PageNumber"/>
        </w:rPr>
        <w:t>−</w:t>
      </w:r>
      <w:r w:rsidR="00C94C7F" w:rsidRPr="00C94C7F">
        <w:rPr>
          <w:rStyle w:val="PageNumber"/>
          <w:i/>
        </w:rPr>
        <w:t>s</w:t>
      </w:r>
      <w:r w:rsidR="00C94C7F">
        <w:rPr>
          <w:rStyle w:val="PageNumber"/>
        </w:rPr>
        <w:t>||</w:t>
      </w:r>
      <w:r w:rsidR="00C94C7F" w:rsidRPr="0051753C">
        <w:rPr>
          <w:rStyle w:val="PageNumber"/>
          <w:b/>
          <w:bCs/>
          <w:i/>
          <w:rPrChange w:id="33" w:author="Microsoft Office User" w:date="2018-07-05T10:28:00Z">
            <w:rPr>
              <w:rStyle w:val="PageNumber"/>
              <w:i/>
            </w:rPr>
          </w:rPrChange>
        </w:rPr>
        <w:t>z</w:t>
      </w:r>
      <w:r w:rsidR="00C94C7F">
        <w:rPr>
          <w:rStyle w:val="PageNumber"/>
        </w:rPr>
        <w:t xml:space="preserve"> – </w:t>
      </w:r>
      <w:r w:rsidR="00C94C7F" w:rsidRPr="00C94C7F">
        <w:rPr>
          <w:rStyle w:val="PageNumber"/>
          <w:b/>
        </w:rPr>
        <w:t>o</w:t>
      </w:r>
      <w:r w:rsidR="00C94C7F" w:rsidRPr="00C94C7F">
        <w:rPr>
          <w:rStyle w:val="PageNumber"/>
        </w:rPr>
        <w:t>||</w:t>
      </w:r>
      <w:del w:id="34" w:author="Microsoft Office User" w:date="2018-07-05T10:29:00Z">
        <w:r w:rsidR="00C94C7F" w:rsidDel="0051753C">
          <w:rPr>
            <w:rStyle w:val="PageNumber"/>
          </w:rPr>
          <w:delText>)</w:delText>
        </w:r>
      </w:del>
      <w:r w:rsidR="00C94C7F">
        <w:rPr>
          <w:rStyle w:val="PageNumber"/>
          <w:vertAlign w:val="superscript"/>
        </w:rPr>
        <w:t>2</w:t>
      </w:r>
      <w:r w:rsidR="00C94C7F">
        <w:rPr>
          <w:rStyle w:val="PageNumber"/>
        </w:rPr>
        <w:t>/2</w:t>
      </w:r>
      <w:ins w:id="35" w:author="Microsoft Office User" w:date="2018-07-05T10:29:00Z">
        <w:r w:rsidR="0051753C">
          <w:rPr>
            <w:rStyle w:val="PageNumber"/>
          </w:rPr>
          <w:t>)</w:t>
        </w:r>
      </w:ins>
      <w:r w:rsidR="00C94C7F">
        <w:rPr>
          <w:rStyle w:val="PageNumber"/>
        </w:rPr>
        <w:t xml:space="preserve"> </w:t>
      </w:r>
      <w:r w:rsidR="00C94C7F" w:rsidRPr="00361803">
        <w:rPr>
          <w:rStyle w:val="PageNumber"/>
        </w:rPr>
        <w:fldChar w:fldCharType="begin" w:fldLock="1"/>
      </w:r>
      <w:r w:rsidR="00BA49AA">
        <w:rPr>
          <w:rStyle w:val="PageNumber"/>
        </w:rPr>
        <w:instrText>ADDIN CSL_CITATION { "citationItems" : [ { "id" : "ITEM-1",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"ITEM-1", "issue" : "7", "issued" : { "date-parts" : [ [ "2016" ] ] }, "page" : "1450-1464", "title" : "The genetics of speciation: Insights from Fisher's geometric model", "type" : "article-journal", "volume" : "70" }, "uris" : [ "http://www.mendeley.com/documents/?uuid=c1b67305-c7c8-4ad0-bf1c-55e1ca68cfbf" ] } ], "mendeley" : { "formattedCitation" : "(Fra\u00efsse et al. 2016)", "manualFormatting" : "(equation 1 in Fra\u00efsse et al. [2016])", "plainTextFormattedCitation" : "(Fra\u00efsse et al. 2016)", "previouslyFormattedCitation" : "(Fra\u00efsse et al. 2016)" }, "properties" : {  }, "schema" : "https://github.com/citation-style-language/schema/raw/master/csl-citation.json" }</w:instrText>
      </w:r>
      <w:r w:rsidR="00C94C7F" w:rsidRPr="00361803">
        <w:rPr>
          <w:rStyle w:val="PageNumber"/>
        </w:rPr>
        <w:fldChar w:fldCharType="separate"/>
      </w:r>
      <w:r w:rsidR="00C94C7F" w:rsidRPr="00361803">
        <w:rPr>
          <w:rStyle w:val="PageNumber"/>
          <w:noProof/>
        </w:rPr>
        <w:t>(equation 1 in Fraïsse et al. [2016])</w:t>
      </w:r>
      <w:r w:rsidR="00C94C7F" w:rsidRPr="00361803">
        <w:rPr>
          <w:rStyle w:val="PageNumber"/>
        </w:rPr>
        <w:fldChar w:fldCharType="end"/>
      </w:r>
      <w:r w:rsidR="00C94C7F">
        <w:rPr>
          <w:rStyle w:val="PageNumber"/>
        </w:rPr>
        <w:t>, where ||</w:t>
      </w:r>
      <w:r w:rsidR="00C94C7F" w:rsidRPr="0051753C">
        <w:rPr>
          <w:rStyle w:val="PageNumber"/>
          <w:b/>
          <w:bCs/>
          <w:i/>
          <w:rPrChange w:id="36" w:author="Microsoft Office User" w:date="2018-07-05T10:28:00Z">
            <w:rPr>
              <w:rStyle w:val="PageNumber"/>
              <w:i/>
            </w:rPr>
          </w:rPrChange>
        </w:rPr>
        <w:t>z</w:t>
      </w:r>
      <w:r w:rsidR="00C94C7F" w:rsidRPr="00767880">
        <w:rPr>
          <w:rStyle w:val="PageNumber"/>
        </w:rPr>
        <w:t xml:space="preserve"> – </w:t>
      </w:r>
      <w:r w:rsidR="00C94C7F" w:rsidRPr="0051753C">
        <w:rPr>
          <w:rStyle w:val="PageNumber"/>
          <w:b/>
          <w:bCs/>
          <w:i/>
          <w:rPrChange w:id="37" w:author="Microsoft Office User" w:date="2018-07-05T10:28:00Z">
            <w:rPr>
              <w:rStyle w:val="PageNumber"/>
              <w:i/>
            </w:rPr>
          </w:rPrChange>
        </w:rPr>
        <w:t>o</w:t>
      </w:r>
      <w:r w:rsidR="00C94C7F" w:rsidRPr="00C94C7F">
        <w:rPr>
          <w:rStyle w:val="PageNumber"/>
        </w:rPr>
        <w:t>||</w:t>
      </w:r>
      <w:r w:rsidR="00C94C7F">
        <w:rPr>
          <w:rStyle w:val="PageNumber"/>
          <w:vertAlign w:val="superscript"/>
        </w:rPr>
        <w:t>2</w:t>
      </w:r>
      <w:r w:rsidR="00C94C7F">
        <w:rPr>
          <w:rStyle w:val="PageNumber"/>
        </w:rPr>
        <w:t xml:space="preserve"> is the </w:t>
      </w:r>
      <w:r w:rsidR="00C94C7F" w:rsidRPr="00361803">
        <w:rPr>
          <w:rStyle w:val="PageNumber"/>
        </w:rPr>
        <w:t xml:space="preserve">Euclidean </w:t>
      </w:r>
      <w:r w:rsidR="00C94C7F">
        <w:rPr>
          <w:rStyle w:val="PageNumber"/>
        </w:rPr>
        <w:t xml:space="preserve">distance of its phenotype to the optimum, </w:t>
      </w:r>
      <w:r w:rsidR="00C94C7F" w:rsidRPr="0051753C">
        <w:rPr>
          <w:rStyle w:val="PageNumber"/>
          <w:b/>
          <w:bCs/>
          <w:i/>
          <w:rPrChange w:id="38" w:author="Microsoft Office User" w:date="2018-07-05T10:28:00Z">
            <w:rPr>
              <w:rStyle w:val="PageNumber"/>
              <w:i/>
            </w:rPr>
          </w:rPrChange>
        </w:rPr>
        <w:t>o</w:t>
      </w:r>
      <w:r w:rsidR="00C94C7F">
        <w:rPr>
          <w:rStyle w:val="PageNumber"/>
        </w:rPr>
        <w:t xml:space="preserve">, and </w:t>
      </w:r>
      <w:proofErr w:type="spellStart"/>
      <w:r w:rsidR="00C94C7F">
        <w:rPr>
          <w:rStyle w:val="PageNumber"/>
          <w:i/>
        </w:rPr>
        <w:t>s</w:t>
      </w:r>
      <w:proofErr w:type="spellEnd"/>
      <w:r w:rsidR="00C94C7F" w:rsidRPr="00361803">
        <w:rPr>
          <w:rStyle w:val="PageNumber"/>
        </w:rPr>
        <w:t xml:space="preserve"> </w:t>
      </w:r>
      <w:r w:rsidR="00C94C7F">
        <w:rPr>
          <w:rStyle w:val="PageNumber"/>
        </w:rPr>
        <w:t xml:space="preserve">is the strength of selection. </w:t>
      </w:r>
      <w:r w:rsidR="00295D95" w:rsidRPr="00361803">
        <w:rPr>
          <w:rStyle w:val="PageNumber"/>
        </w:rPr>
        <w:t>(</w:t>
      </w:r>
      <w:r w:rsidR="00AB5163">
        <w:rPr>
          <w:rStyle w:val="PageNumber"/>
        </w:rPr>
        <w:t>Some e</w:t>
      </w:r>
      <w:r w:rsidR="00295D95" w:rsidRPr="00361803">
        <w:rPr>
          <w:rStyle w:val="PageNumber"/>
        </w:rPr>
        <w:t xml:space="preserve">mpirical </w:t>
      </w:r>
      <w:r w:rsidR="00DC33EA">
        <w:rPr>
          <w:rStyle w:val="PageNumber"/>
        </w:rPr>
        <w:t xml:space="preserve">studies </w:t>
      </w:r>
      <w:r w:rsidR="004C7AFC">
        <w:rPr>
          <w:rStyle w:val="PageNumber"/>
        </w:rPr>
        <w:t>support</w:t>
      </w:r>
      <w:r w:rsidR="00295D95" w:rsidRPr="00361803">
        <w:rPr>
          <w:rStyle w:val="PageNumber"/>
        </w:rPr>
        <w:t xml:space="preserve"> the use of</w:t>
      </w:r>
      <w:r w:rsidR="003815E5" w:rsidRPr="00361803">
        <w:rPr>
          <w:rStyle w:val="PageNumber"/>
        </w:rPr>
        <w:t xml:space="preserve"> </w:t>
      </w:r>
      <w:r w:rsidR="00295D95" w:rsidRPr="00361803">
        <w:rPr>
          <w:rStyle w:val="PageNumber"/>
        </w:rPr>
        <w:t xml:space="preserve">Gaussian fitness functions </w:t>
      </w:r>
      <w:r w:rsidR="00295D95" w:rsidRPr="00361803">
        <w:rPr>
          <w:rStyle w:val="PageNumber"/>
        </w:rPr>
        <w:fldChar w:fldCharType="begin" w:fldLock="1"/>
      </w:r>
      <w:r w:rsidR="00BA49AA">
        <w:rPr>
          <w:rStyle w:val="PageNumber"/>
        </w:rPr>
        <w:instrText>ADDIN CSL_CITATION { "citationItems" : [ { "id" : "ITEM-1", "itemData" : { "DOI" : "10.1111/j.0014-3820.2006.tb01878.x", "ISBN" : "0014-3820 (Print)", "ISSN" : "0014-3820", "PMID" : "17263105", "abstract" : "The fitness effects of mutations on a given genotype are rarely constant across environments to which this genotype is more or less adapted, that is, between more or less stressful conditions. This can have important implications, especially on the evolution of ecological specialization. Stress is thought to increase the variance of mutations' fitness effects, their average, or the number of expressed mutations. Although empirical evidence is available for these three mechanisms, their relative magnitude is poorly understood. In this paper, we propose a simple approach to discriminate between these mechanisms, using a survey of empirical measures of mutation effects in contrasted environments. This survey, across various species and environments, shows that stress mainly increases the variance of mutations' effects on fitness, with a much more limited impact on their average effect or on the number of expressed mutations. This pattern is consistent with a simple model in which fitness is a Gaussian function of phenotypes around an environmentally determined optimum. These results suggest that a simple, mathematically tractable landscape model may not be quantitatively as unrealistic as previously suggested. They also suggest that mutation parameter estimates may be strongly biased when measured in stressful environments.", "author" : [ { "dropping-particle" : "", "family" : "Martin", "given" : "Guillaume", "non-dropping-particle" : "", "parse-names" : false, "suffix" : "" }, { "dropping-particle" : "", "family" : "Lenormand", "given" : "Thomas", "non-dropping-particle" : "", "parse-names" : false, "suffix" : "" } ], "container-title" : "Evolution", "id" : "ITEM-1", "issue" : "12", "issued" : { "date-parts" : [ [ "2006" ] ] }, "page" : "2413-2427", "title" : "The fitness effect of mutations across environments: a survey in light of fitness landscape models.", "type" : "article-journal", "volume" : "60" }, "uris" : [ "http://www.mendeley.com/documents/?uuid=cae3918e-1240-490f-b31a-caab1c59a0e5" ] } ], "mendeley" : { "formattedCitation" : "(Martin and Lenormand 2006)", "manualFormatting" : "[e.g., Martin and Lenormand [2006]]", "plainTextFormattedCitation" : "(Martin and Lenormand 2006)", "previouslyFormattedCitation" : "(Martin and Lenormand 2006)" }, "properties" : {  }, "schema" : "https://github.com/citation-style-language/schema/raw/master/csl-citation.json" }</w:instrText>
      </w:r>
      <w:r w:rsidR="00295D95" w:rsidRPr="00361803">
        <w:rPr>
          <w:rStyle w:val="PageNumber"/>
        </w:rPr>
        <w:fldChar w:fldCharType="separate"/>
      </w:r>
      <w:r w:rsidR="00295D95" w:rsidRPr="00361803">
        <w:rPr>
          <w:rStyle w:val="PageNumber"/>
          <w:noProof/>
        </w:rPr>
        <w:t>[</w:t>
      </w:r>
      <w:r w:rsidR="00160D18">
        <w:rPr>
          <w:rStyle w:val="PageNumber"/>
          <w:noProof/>
        </w:rPr>
        <w:t xml:space="preserve">e.g., </w:t>
      </w:r>
      <w:r w:rsidR="00295D95" w:rsidRPr="00361803">
        <w:rPr>
          <w:rStyle w:val="PageNumber"/>
          <w:noProof/>
        </w:rPr>
        <w:t xml:space="preserve">Martin and Lenormand </w:t>
      </w:r>
      <w:r w:rsidR="00160D18">
        <w:rPr>
          <w:rStyle w:val="PageNumber"/>
          <w:noProof/>
        </w:rPr>
        <w:t>[</w:t>
      </w:r>
      <w:r w:rsidR="00295D95" w:rsidRPr="00361803">
        <w:rPr>
          <w:rStyle w:val="PageNumber"/>
          <w:noProof/>
        </w:rPr>
        <w:t>2006</w:t>
      </w:r>
      <w:r w:rsidR="00160D18">
        <w:rPr>
          <w:rStyle w:val="PageNumber"/>
          <w:noProof/>
        </w:rPr>
        <w:t>]</w:t>
      </w:r>
      <w:r w:rsidR="00295D95" w:rsidRPr="00361803">
        <w:rPr>
          <w:rStyle w:val="PageNumber"/>
          <w:noProof/>
        </w:rPr>
        <w:t>]</w:t>
      </w:r>
      <w:r w:rsidR="00295D95" w:rsidRPr="00361803">
        <w:rPr>
          <w:rStyle w:val="PageNumber"/>
        </w:rPr>
        <w:fldChar w:fldCharType="end"/>
      </w:r>
      <w:r w:rsidR="00295D95" w:rsidRPr="00361803">
        <w:rPr>
          <w:rStyle w:val="PageNumber"/>
        </w:rPr>
        <w:t xml:space="preserve">). </w:t>
      </w:r>
      <w:r w:rsidR="003815E5" w:rsidRPr="00361803">
        <w:rPr>
          <w:rStyle w:val="PageNumber"/>
        </w:rPr>
        <w:t xml:space="preserve">If the number of survivors exceeds the carrying capacity, </w:t>
      </w:r>
      <w:r w:rsidR="003815E5" w:rsidRPr="00361803">
        <w:rPr>
          <w:rStyle w:val="PageNumber"/>
          <w:i/>
          <w:iCs/>
        </w:rPr>
        <w:t>K</w:t>
      </w:r>
      <w:r w:rsidR="003815E5" w:rsidRPr="00361803">
        <w:rPr>
          <w:rStyle w:val="PageNumber"/>
        </w:rPr>
        <w:t xml:space="preserve">, </w:t>
      </w:r>
      <w:r w:rsidR="00D160CE" w:rsidRPr="00361803">
        <w:rPr>
          <w:rStyle w:val="PageNumber"/>
        </w:rPr>
        <w:t xml:space="preserve">then </w:t>
      </w:r>
      <w:r w:rsidR="003815E5" w:rsidRPr="00361803">
        <w:rPr>
          <w:rStyle w:val="PageNumber"/>
        </w:rPr>
        <w:t>survivors are ra</w:t>
      </w:r>
      <w:r w:rsidR="00C14659" w:rsidRPr="00361803">
        <w:rPr>
          <w:rStyle w:val="PageNumber"/>
        </w:rPr>
        <w:t>ndomly culled to</w:t>
      </w:r>
      <w:r w:rsidR="003815E5" w:rsidRPr="00361803">
        <w:rPr>
          <w:rStyle w:val="PageNumber"/>
        </w:rPr>
        <w:t xml:space="preserve"> </w:t>
      </w:r>
      <w:r w:rsidR="00C14659" w:rsidRPr="00361803">
        <w:rPr>
          <w:rStyle w:val="PageNumber"/>
        </w:rPr>
        <w:t xml:space="preserve">a </w:t>
      </w:r>
      <w:r w:rsidR="003815E5" w:rsidRPr="00361803">
        <w:rPr>
          <w:rStyle w:val="PageNumber"/>
        </w:rPr>
        <w:t xml:space="preserve">population size of </w:t>
      </w:r>
      <w:r w:rsidR="003815E5" w:rsidRPr="00361803">
        <w:rPr>
          <w:rStyle w:val="PageNumber"/>
          <w:i/>
          <w:iCs/>
        </w:rPr>
        <w:t>K</w:t>
      </w:r>
      <w:r w:rsidR="003815E5" w:rsidRPr="00361803">
        <w:rPr>
          <w:rStyle w:val="PageNumber"/>
        </w:rPr>
        <w:t xml:space="preserve">. </w:t>
      </w:r>
    </w:p>
    <w:p w14:paraId="1CEF9799" w14:textId="00C8197E" w:rsidR="005F4F27" w:rsidRPr="00361803" w:rsidRDefault="00135B00" w:rsidP="0051753C">
      <w:pPr>
        <w:pStyle w:val="BodyA"/>
        <w:spacing w:line="480" w:lineRule="auto"/>
        <w:ind w:firstLine="720"/>
        <w:rPr>
          <w:rStyle w:val="PageNumber"/>
        </w:rPr>
      </w:pPr>
      <w:r>
        <w:rPr>
          <w:rStyle w:val="PageNumber"/>
        </w:rPr>
        <w:t>H</w:t>
      </w:r>
      <w:r w:rsidR="003815E5" w:rsidRPr="00361803">
        <w:rPr>
          <w:rStyle w:val="PageNumber"/>
        </w:rPr>
        <w:t>aploids</w:t>
      </w:r>
      <w:r w:rsidR="00C11790">
        <w:rPr>
          <w:rStyle w:val="PageNumber"/>
        </w:rPr>
        <w:t xml:space="preserve"> </w:t>
      </w:r>
      <w:r>
        <w:rPr>
          <w:rStyle w:val="PageNumber"/>
        </w:rPr>
        <w:t xml:space="preserve">that survive viability selection </w:t>
      </w:r>
      <w:r w:rsidR="008C3114">
        <w:rPr>
          <w:rStyle w:val="PageNumber"/>
        </w:rPr>
        <w:t xml:space="preserve">then </w:t>
      </w:r>
      <w:r w:rsidR="003815E5" w:rsidRPr="00361803">
        <w:rPr>
          <w:rStyle w:val="PageNumber"/>
        </w:rPr>
        <w:t>randomly conjugate</w:t>
      </w:r>
      <w:r w:rsidR="004627E1">
        <w:rPr>
          <w:rStyle w:val="PageNumber"/>
        </w:rPr>
        <w:t xml:space="preserve"> (with any</w:t>
      </w:r>
      <w:r w:rsidR="00CD607D">
        <w:rPr>
          <w:rStyle w:val="PageNumber"/>
        </w:rPr>
        <w:t>one</w:t>
      </w:r>
      <w:r w:rsidR="004627E1">
        <w:rPr>
          <w:rStyle w:val="PageNumber"/>
        </w:rPr>
        <w:t xml:space="preserve"> but </w:t>
      </w:r>
      <w:r w:rsidR="00C22382">
        <w:rPr>
          <w:rStyle w:val="PageNumber"/>
        </w:rPr>
        <w:t>themselves</w:t>
      </w:r>
      <w:r w:rsidR="00160D18">
        <w:rPr>
          <w:rStyle w:val="PageNumber"/>
        </w:rPr>
        <w:t xml:space="preserve">; </w:t>
      </w:r>
      <w:proofErr w:type="spellStart"/>
      <w:r w:rsidR="00160D18">
        <w:rPr>
          <w:rStyle w:val="PageNumber"/>
        </w:rPr>
        <w:t>i.e</w:t>
      </w:r>
      <w:proofErr w:type="spellEnd"/>
      <w:r w:rsidR="00160D18">
        <w:rPr>
          <w:rStyle w:val="PageNumber"/>
        </w:rPr>
        <w:t>, self-incompatible</w:t>
      </w:r>
      <w:ins w:id="39" w:author="Microsoft Office User" w:date="2018-07-05T10:30:00Z">
        <w:r w:rsidR="0051753C">
          <w:rPr>
            <w:rStyle w:val="PageNumber"/>
          </w:rPr>
          <w:t>)</w:t>
        </w:r>
      </w:ins>
      <w:r w:rsidR="003815E5" w:rsidRPr="00361803">
        <w:rPr>
          <w:rStyle w:val="PageNumber"/>
        </w:rPr>
        <w:t xml:space="preserve"> and undergo meiosis with free</w:t>
      </w:r>
      <w:r w:rsidR="00982188" w:rsidRPr="00361803">
        <w:rPr>
          <w:rStyle w:val="PageNumber"/>
        </w:rPr>
        <w:t xml:space="preserve"> recombination between all loci</w:t>
      </w:r>
      <w:r w:rsidR="00C22382">
        <w:rPr>
          <w:rStyle w:val="PageNumber"/>
        </w:rPr>
        <w:t xml:space="preserve">. Each mating pair (i.e., diploid </w:t>
      </w:r>
      <w:del w:id="40" w:author="Microsoft Office User" w:date="2018-07-05T10:30:00Z">
        <w:r w:rsidR="00C22382" w:rsidDel="0051753C">
          <w:rPr>
            <w:rStyle w:val="PageNumber"/>
          </w:rPr>
          <w:delText>‘cell’</w:delText>
        </w:r>
      </w:del>
      <w:ins w:id="41" w:author="Microsoft Office User" w:date="2018-07-05T10:30:00Z">
        <w:r w:rsidR="0051753C">
          <w:rPr>
            <w:rStyle w:val="PageNumber"/>
          </w:rPr>
          <w:t>individual</w:t>
        </w:r>
      </w:ins>
      <w:r w:rsidR="00C22382">
        <w:rPr>
          <w:rStyle w:val="PageNumber"/>
        </w:rPr>
        <w:t>)</w:t>
      </w:r>
      <w:r w:rsidR="003815E5" w:rsidRPr="00361803">
        <w:rPr>
          <w:rStyle w:val="PageNumber"/>
        </w:rPr>
        <w:t xml:space="preserve"> generates 2</w:t>
      </w:r>
      <w:r w:rsidR="003815E5" w:rsidRPr="00361803">
        <w:rPr>
          <w:rStyle w:val="PageNumber"/>
          <w:i/>
          <w:iCs/>
        </w:rPr>
        <w:t>B</w:t>
      </w:r>
      <w:r w:rsidR="003815E5" w:rsidRPr="00361803">
        <w:rPr>
          <w:rStyle w:val="PageNumber"/>
        </w:rPr>
        <w:t xml:space="preserve"> </w:t>
      </w:r>
      <w:r w:rsidR="00C22382">
        <w:rPr>
          <w:rStyle w:val="PageNumber"/>
        </w:rPr>
        <w:t xml:space="preserve">haploid offspring, which each acquire a new mutation </w:t>
      </w:r>
      <w:r w:rsidR="00EA71A5">
        <w:rPr>
          <w:rStyle w:val="PageNumber"/>
        </w:rPr>
        <w:t xml:space="preserve">with </w:t>
      </w:r>
      <w:r w:rsidR="003815E5" w:rsidRPr="00361803">
        <w:rPr>
          <w:rStyle w:val="PageNumber"/>
        </w:rPr>
        <w:t>probability</w:t>
      </w:r>
      <w:r w:rsidR="003815E5" w:rsidRPr="00361803">
        <w:rPr>
          <w:rStyle w:val="PageNumber"/>
          <w:i/>
          <w:iCs/>
        </w:rPr>
        <w:t xml:space="preserve"> μ</w:t>
      </w:r>
      <w:r w:rsidR="003815E5" w:rsidRPr="00361803">
        <w:rPr>
          <w:rStyle w:val="PageNumber"/>
        </w:rPr>
        <w:t xml:space="preserve">. </w:t>
      </w:r>
      <w:r w:rsidR="00DE4274">
        <w:t xml:space="preserve">An infinite number of loci is assumed, such that each mutation arises at a new locus (‘infinite-sites’ </w:t>
      </w:r>
      <w:proofErr w:type="spellStart"/>
      <w:r w:rsidR="00DE4274">
        <w:rPr>
          <w:i/>
        </w:rPr>
        <w:t>sensu</w:t>
      </w:r>
      <w:proofErr w:type="spellEnd"/>
      <w:r w:rsidR="00DE4274">
        <w:t xml:space="preserve"> </w:t>
      </w:r>
      <w:r w:rsidR="00DE4274">
        <w:fldChar w:fldCharType="begin" w:fldLock="1"/>
      </w:r>
      <w:r w:rsidR="00BA49AA">
        <w:instrText>ADDIN CSL_CITATION { "citationItems" : [ { "id" : "ITEM-1", "itemData" : { "DOI" : "kimura1969", "ISBN" : "0016-6731", "ISSN" : "00166731", "PMID" : "5364968", "abstract" : "In natural populations, it is expected that there is a constant supply of mutations in each generation. These mutations may have different persistence depending on their fitnesses, but collectively, they constitute the ultimate source of genetic variability in the populations. Since the maintenance of genetic variability is an important subject of study in population genetics, it may be worthwhile to investigate, using various models, the effect of mutation on the genetic variability. For example, Kimura and Crow (1964) studied the number of alleles maintained in a finite population, assuming that each mutant is an allele not preexisting in the population. In the present paper I will use a different model and will investigate the number of heterozygous sites per individual and some related quantities that represent the statistical properties of the mutant frequency distribution, assuming that a very large number of independent sites are available for mutation. In this paper, site refers to a single nucleotide pair, although the theory is still appropriate to a small group of nucleotides, such as a codon.", "author" : [ { "dropping-particle" : "", "family" : "Kimura", "given" : "M.", "non-dropping-particle" : "", "parse-names" : false, "suffix" : "" } ], "container-title" : "Genetics", "id" : "ITEM-1", "issue" : "4", "issued" : { "date-parts" : [ [ "1969" ] ] }, "page" : "893-903", "title" : "The number of heterozygous nucleotide sites maintained in a finite population due to steady flux of mutations.", "type" : "article-journal", "volume" : "61" }, "uris" : [ "http://www.mendeley.com/documents/?uuid=4e371e8f-ae5a-42ee-97a7-2ca5d0c4ae6b", "http://www.mendeley.com/documents/?uuid=4824ecbb-59ba-4284-a6bc-399503a1436c" ] } ], "mendeley" : { "formattedCitation" : "(Kimura 1969)", "manualFormatting" : "Kimura [1969", "plainTextFormattedCitation" : "(Kimura 1969)", "previouslyFormattedCitation" : "(Kimura 1969)" }, "properties" : {  }, "schema" : "https://github.com/citation-style-language/schema/raw/master/csl-citation.json" }</w:instrText>
      </w:r>
      <w:r w:rsidR="00DE4274">
        <w:fldChar w:fldCharType="separate"/>
      </w:r>
      <w:r w:rsidR="00DE4274" w:rsidRPr="00DE4274">
        <w:rPr>
          <w:noProof/>
        </w:rPr>
        <w:t xml:space="preserve">Kimura </w:t>
      </w:r>
      <w:r w:rsidR="00DE4274">
        <w:rPr>
          <w:noProof/>
        </w:rPr>
        <w:t>[</w:t>
      </w:r>
      <w:r w:rsidR="00DE4274" w:rsidRPr="00DE4274">
        <w:rPr>
          <w:noProof/>
        </w:rPr>
        <w:t>1969</w:t>
      </w:r>
      <w:r w:rsidR="00DE4274">
        <w:fldChar w:fldCharType="end"/>
      </w:r>
      <w:r w:rsidR="00DE4274">
        <w:t xml:space="preserve">]). For </w:t>
      </w:r>
      <w:proofErr w:type="gramStart"/>
      <w:r w:rsidR="00DE4274">
        <w:t>simplicity</w:t>
      </w:r>
      <w:proofErr w:type="gramEnd"/>
      <w:r w:rsidR="00DE4274">
        <w:t xml:space="preserve"> we assume that the effect of a mutation on each of the </w:t>
      </w:r>
      <w:r w:rsidR="00DE4274" w:rsidRPr="00DE4274">
        <w:rPr>
          <w:i/>
        </w:rPr>
        <w:t>m</w:t>
      </w:r>
      <w:r w:rsidR="00DE4274">
        <w:t xml:space="preserve"> traits is independently drawn from a normal distribution with a mean of 0 and SD of </w:t>
      </w:r>
      <w:r w:rsidR="00DE4274">
        <w:rPr>
          <w:rStyle w:val="PageNumber"/>
          <w:i/>
          <w:iCs/>
        </w:rPr>
        <w:t>σ</w:t>
      </w:r>
      <w:r w:rsidR="00DE4274">
        <w:t>. Thus all mutations are unique (</w:t>
      </w:r>
      <w:r w:rsidR="00DA3B4C">
        <w:t>‘</w:t>
      </w:r>
      <w:r w:rsidR="00DE4274">
        <w:t>continuum-of-alleles</w:t>
      </w:r>
      <w:r w:rsidR="00DA3B4C">
        <w:t>’</w:t>
      </w:r>
      <w:r w:rsidR="00DE4274">
        <w:t xml:space="preserve"> </w:t>
      </w:r>
      <w:proofErr w:type="spellStart"/>
      <w:r w:rsidR="00DE4274">
        <w:rPr>
          <w:i/>
        </w:rPr>
        <w:t>sensu</w:t>
      </w:r>
      <w:proofErr w:type="spellEnd"/>
      <w:r w:rsidR="00DE4274">
        <w:rPr>
          <w:i/>
        </w:rPr>
        <w:t xml:space="preserve"> </w:t>
      </w:r>
      <w:r w:rsidR="00DE4274">
        <w:rPr>
          <w:i/>
        </w:rPr>
        <w:fldChar w:fldCharType="begin" w:fldLock="1"/>
      </w:r>
      <w:r w:rsidR="00BA49AA">
        <w:rPr>
          <w:i/>
        </w:rPr>
        <w:instrText>ADDIN CSL_CITATION { "citationItems" : [ { "id" : "ITEM-1", "itemData" : { "DOI" : "10.1073/pnas.54.3.731", "ISBN" : "0027-8424", "ISSN" : "0027-8424", "PMID" : "5217452", "abstract" : "Page 1. A STOCHASTIC MODEL CONCERNING THE MAINTENANCE OF IN QUANTITATIVE CHARACTERS* BY MOTOO KIMURA NATIONAL", "author" : [ { "dropping-particle" : "", "family" : "Kimura", "given" : "M", "non-dropping-particle" : "", "parse-names" : false, "suffix" : "" } ], "container-title" : "Proceedings of the National Academy of Sciences of the United States of America", "id" : "ITEM-1", "issue" : "3", "issued" : { "date-parts" : [ [ "1965" ] ] }, "page" : "731-736", "title" : "A stochastic model concerning the maintenance of genetic variability in quantitative characters.", "type" : "article-journal", "volume" : "54" }, "uris" : [ "http://www.mendeley.com/documents/?uuid=a134f68c-08bd-484a-9f15-136f2cd2226e", "http://www.mendeley.com/documents/?uuid=d9bc9756-d6af-4efa-986e-bdcf428f748f" ] } ], "mendeley" : { "formattedCitation" : "(Kimura 1965)", "manualFormatting" : "Kimura [1965", "plainTextFormattedCitation" : "(Kimura 1965)", "previouslyFormattedCitation" : "(Kimura 1965)" }, "properties" : {  }, "schema" : "https://github.com/citation-style-language/schema/raw/master/csl-citation.json" }</w:instrText>
      </w:r>
      <w:r w:rsidR="00DE4274">
        <w:rPr>
          <w:i/>
        </w:rPr>
        <w:fldChar w:fldCharType="separate"/>
      </w:r>
      <w:r w:rsidR="00DE4274" w:rsidRPr="00DE4274">
        <w:rPr>
          <w:noProof/>
        </w:rPr>
        <w:t xml:space="preserve">Kimura </w:t>
      </w:r>
      <w:r w:rsidR="00DE4274">
        <w:rPr>
          <w:noProof/>
        </w:rPr>
        <w:t>[</w:t>
      </w:r>
      <w:r w:rsidR="00DE4274" w:rsidRPr="00DE4274">
        <w:rPr>
          <w:noProof/>
        </w:rPr>
        <w:t>1965</w:t>
      </w:r>
      <w:r w:rsidR="00DE4274">
        <w:rPr>
          <w:i/>
        </w:rPr>
        <w:fldChar w:fldCharType="end"/>
      </w:r>
      <w:r w:rsidR="00DE4274" w:rsidRPr="00DE4274">
        <w:t>]</w:t>
      </w:r>
      <w:r w:rsidR="00DE4274">
        <w:t>). The effect</w:t>
      </w:r>
      <w:r w:rsidR="00BC125B">
        <w:t>s</w:t>
      </w:r>
      <w:r w:rsidR="00DE4274">
        <w:t xml:space="preserve"> of mutational covariance and mo</w:t>
      </w:r>
      <w:r w:rsidR="00DA3B4C">
        <w:t xml:space="preserve">dularity (restricted pleiotropy </w:t>
      </w:r>
      <w:proofErr w:type="spellStart"/>
      <w:r w:rsidR="00DA3B4C">
        <w:rPr>
          <w:i/>
        </w:rPr>
        <w:t>sensu</w:t>
      </w:r>
      <w:proofErr w:type="spellEnd"/>
      <w:r w:rsidR="00DA3B4C">
        <w:rPr>
          <w:i/>
        </w:rPr>
        <w:t xml:space="preserve"> </w:t>
      </w:r>
      <w:r w:rsidR="004D2CA7">
        <w:rPr>
          <w:i/>
        </w:rPr>
        <w:fldChar w:fldCharType="begin" w:fldLock="1"/>
      </w:r>
      <w:r w:rsidR="00BA49AA">
        <w:rPr>
          <w:i/>
        </w:rPr>
        <w:instrText>ADDIN CSL_CITATION { "citationItems" : [ { "id" : "ITEM-1", "itemData" : { "DOI" : "10.1111/j.1558-5646.2010.01058.x", "ISBN" : "1558-5646", "ISSN" : "00143820", "PMID" : "20662921", "abstract" : "Genetic theories of adaptation generally overlook the genes in which beneficial substitutions occur, and the likely variation in their mutational effects. We investigate the consequences of heterogeneous mutational effects among loci on the genetics of adaptation. We use a generalization of Fisher's geometrical model, which assumes multivariate Gaussian stabilizing selection on multiple characters. In our model, mutation has a distinct variance\u2013covariance matrix of phenotypic effects for each locus. Consequently, the distribution of selection coefficients s varies across loci. We assume each locus can only affect a limited number of independent linear combinations of phenotypic traits (restricted pleiotropy), which differ among loci, an effect we term \u201corientation heterogeneity.\u201d Restricted pleiotropy can sharply reduce the overall proportion of beneficial mutations. Orientation heterogeneity has little impact on the shape of the genomic distribution, but can substantially increase the probability of parallel evolution (the repeated fixation of beneficial mutations at the same gene in independent populations), which is highest with low pleiotropy. We also consider variation in the degree of pleiotropy and in the mean s across loci. The latter impacts the genomic distribution of s, but has a much milder effect on parallel evolution. We discuss these results in the light of evolution experiments.", "author" : [ { "dropping-particle" : "", "family" : "Chevin", "given" : "Luis Miguel", "non-dropping-particle" : "", "parse-names" : false, "suffix" : "" }, { "dropping-particle" : "", "family" : "Martin", "given" : "Guillaume", "non-dropping-particle" : "", "parse-names" : false, "suffix" : "" }, { "dropping-particle" : "", "family" : "Lenormand", "given" : "Thomas", "non-dropping-particle" : "", "parse-names" : false, "suffix" : "" } ], "container-title" : "Evolution", "id" : "ITEM-1", "issue" : "11", "issued" : { "date-parts" : [ [ "2010" ] ] }, "page" : "3213-3231", "title" : "Fisher's model and the genomics of adaptation: Restricted pleiotropy, heterogenous mutation, and parallel evolution", "type" : "article-journal", "volume" : "64" }, "uris" : [ "http://www.mendeley.com/documents/?uuid=ff0dd12e-7992-4dd3-afc2-624d5f3d6e20", "http://www.mendeley.com/documents/?uuid=2993b8c5-ed4c-4af9-9201-5b35af4d01dd" ] } ], "mendeley" : { "formattedCitation" : "(Chevin et al. 2010)", "manualFormatting" : "[Chevin et al. 2010]", "plainTextFormattedCitation" : "(Chevin et al. 2010)", "previouslyFormattedCitation" : "(Chevin et al. 2010)" }, "properties" : {  }, "schema" : "https://github.com/citation-style-language/schema/raw/master/csl-citation.json" }</w:instrText>
      </w:r>
      <w:r w:rsidR="004D2CA7">
        <w:rPr>
          <w:i/>
        </w:rPr>
        <w:fldChar w:fldCharType="separate"/>
      </w:r>
      <w:del w:id="42" w:author="Microsoft Office User" w:date="2018-07-05T10:31:00Z">
        <w:r w:rsidR="004D2CA7" w:rsidDel="00AA070B">
          <w:rPr>
            <w:noProof/>
          </w:rPr>
          <w:delText>[</w:delText>
        </w:r>
      </w:del>
      <w:r w:rsidR="004D2CA7" w:rsidRPr="004D2CA7">
        <w:rPr>
          <w:noProof/>
        </w:rPr>
        <w:t xml:space="preserve">Chevin et al. </w:t>
      </w:r>
      <w:ins w:id="43" w:author="Microsoft Office User" w:date="2018-07-05T10:31:00Z">
        <w:r w:rsidR="00AA070B">
          <w:rPr>
            <w:noProof/>
          </w:rPr>
          <w:t>[</w:t>
        </w:r>
      </w:ins>
      <w:r w:rsidR="004D2CA7" w:rsidRPr="004D2CA7">
        <w:rPr>
          <w:noProof/>
        </w:rPr>
        <w:t>2010</w:t>
      </w:r>
      <w:r w:rsidR="004D2CA7">
        <w:rPr>
          <w:noProof/>
        </w:rPr>
        <w:t>]</w:t>
      </w:r>
      <w:r w:rsidR="004D2CA7">
        <w:rPr>
          <w:i/>
        </w:rPr>
        <w:fldChar w:fldCharType="end"/>
      </w:r>
      <w:r w:rsidR="00DE4274">
        <w:t>) is left for future work and could be readily explored wit</w:t>
      </w:r>
      <w:r w:rsidR="002B62E5">
        <w:t>h the provided simulation code</w:t>
      </w:r>
      <w:r w:rsidR="00A809F3">
        <w:t xml:space="preserve"> (</w:t>
      </w:r>
      <w:r w:rsidR="00A809F3">
        <w:rPr>
          <w:b/>
        </w:rPr>
        <w:t>Data accessibility</w:t>
      </w:r>
      <w:r w:rsidR="00A809F3">
        <w:t>)</w:t>
      </w:r>
      <w:r w:rsidR="00DE4274">
        <w:t>. See Table 1 for descriptions of all parameters and values used in simulations</w:t>
      </w:r>
      <w:r w:rsidR="00E46955">
        <w:t>.</w:t>
      </w:r>
    </w:p>
    <w:p w14:paraId="28FC6135" w14:textId="77777777" w:rsidR="005F4F27" w:rsidRPr="00361803" w:rsidRDefault="005F4F27" w:rsidP="005B6774">
      <w:pPr>
        <w:pStyle w:val="Body"/>
        <w:spacing w:line="480" w:lineRule="auto"/>
        <w:rPr>
          <w:rStyle w:val="PageNumber"/>
        </w:rPr>
      </w:pPr>
    </w:p>
    <w:p w14:paraId="3BA7933D" w14:textId="4B2885F5" w:rsidR="008A314B" w:rsidRPr="00361803" w:rsidRDefault="003815E5" w:rsidP="005B6774">
      <w:pPr>
        <w:pStyle w:val="Body"/>
        <w:spacing w:line="480" w:lineRule="auto"/>
        <w:rPr>
          <w:rStyle w:val="PageNumber"/>
        </w:rPr>
      </w:pPr>
      <w:r w:rsidRPr="00361803">
        <w:rPr>
          <w:rStyle w:val="PageNumber"/>
          <w:i/>
          <w:iCs/>
        </w:rPr>
        <w:t>Generating ancestral standing genetic variation</w:t>
      </w:r>
      <w:r w:rsidRPr="00361803">
        <w:rPr>
          <w:rStyle w:val="PageNumber"/>
          <w:i/>
          <w:iCs/>
        </w:rPr>
        <w:br/>
      </w:r>
      <w:r w:rsidR="00ED3242" w:rsidRPr="00361803">
        <w:rPr>
          <w:rStyle w:val="PageNumber"/>
        </w:rPr>
        <w:t xml:space="preserve">We </w:t>
      </w:r>
      <w:r w:rsidR="0031161B">
        <w:rPr>
          <w:rStyle w:val="PageNumber"/>
        </w:rPr>
        <w:t>initiate</w:t>
      </w:r>
      <w:r w:rsidR="00ED3242" w:rsidRPr="00361803">
        <w:rPr>
          <w:rStyle w:val="PageNumber"/>
        </w:rPr>
        <w:t xml:space="preserve"> focal populations with standing genetic variation from </w:t>
      </w:r>
      <w:r w:rsidR="00860912" w:rsidRPr="00361803">
        <w:rPr>
          <w:rStyle w:val="PageNumber"/>
        </w:rPr>
        <w:t>a common ancestor</w:t>
      </w:r>
      <w:r w:rsidR="00ED3242" w:rsidRPr="00361803">
        <w:rPr>
          <w:rStyle w:val="PageNumber"/>
        </w:rPr>
        <w:t xml:space="preserve">. </w:t>
      </w:r>
      <w:r w:rsidRPr="00361803">
        <w:rPr>
          <w:rStyle w:val="PageNumber"/>
        </w:rPr>
        <w:t xml:space="preserve">To </w:t>
      </w:r>
      <w:r w:rsidRPr="00361803">
        <w:rPr>
          <w:rStyle w:val="PageNumber"/>
        </w:rPr>
        <w:lastRenderedPageBreak/>
        <w:t xml:space="preserve">generate ancestral </w:t>
      </w:r>
      <w:r w:rsidR="0048301D" w:rsidRPr="00361803">
        <w:rPr>
          <w:rStyle w:val="PageNumber"/>
        </w:rPr>
        <w:t>standing variation</w:t>
      </w:r>
      <w:r w:rsidRPr="00361803">
        <w:rPr>
          <w:rStyle w:val="PageNumber"/>
        </w:rPr>
        <w:t xml:space="preserve">, we </w:t>
      </w:r>
      <w:r w:rsidR="0078056B" w:rsidRPr="00361803">
        <w:rPr>
          <w:rStyle w:val="PageNumber"/>
        </w:rPr>
        <w:t>conducted burn-in simul</w:t>
      </w:r>
      <w:r w:rsidR="008F2FCC" w:rsidRPr="00361803">
        <w:rPr>
          <w:rStyle w:val="PageNumber"/>
        </w:rPr>
        <w:t>ations of a large</w:t>
      </w:r>
      <w:r w:rsidR="0078056B" w:rsidRPr="00361803">
        <w:rPr>
          <w:rStyle w:val="PageNumber"/>
        </w:rPr>
        <w:t xml:space="preserve"> population</w:t>
      </w:r>
      <w:r w:rsidR="008F2FCC" w:rsidRPr="00361803">
        <w:rPr>
          <w:rStyle w:val="PageNumber"/>
        </w:rPr>
        <w:t xml:space="preserve"> (</w:t>
      </w:r>
      <w:proofErr w:type="spellStart"/>
      <w:r w:rsidR="008F2FCC" w:rsidRPr="00361803">
        <w:rPr>
          <w:rStyle w:val="PageNumber"/>
          <w:i/>
        </w:rPr>
        <w:t>K</w:t>
      </w:r>
      <w:r w:rsidR="008F2FCC" w:rsidRPr="00361803">
        <w:rPr>
          <w:rStyle w:val="PageNumber"/>
          <w:vertAlign w:val="subscript"/>
        </w:rPr>
        <w:t>anc</w:t>
      </w:r>
      <w:proofErr w:type="spellEnd"/>
      <w:r w:rsidR="00D71E92" w:rsidRPr="00361803">
        <w:rPr>
          <w:rStyle w:val="PageNumber"/>
        </w:rPr>
        <w:t xml:space="preserve"> = 10,000</w:t>
      </w:r>
      <w:r w:rsidR="008F2FCC" w:rsidRPr="00361803">
        <w:rPr>
          <w:rStyle w:val="PageNumber"/>
        </w:rPr>
        <w:t xml:space="preserve">) </w:t>
      </w:r>
      <w:r w:rsidR="0078056B" w:rsidRPr="00361803">
        <w:rPr>
          <w:rStyle w:val="PageNumber"/>
        </w:rPr>
        <w:t>under weak stabilizing selection</w:t>
      </w:r>
      <w:r w:rsidR="008F2FCC" w:rsidRPr="00361803">
        <w:rPr>
          <w:rStyle w:val="PageNumber"/>
        </w:rPr>
        <w:t xml:space="preserve"> (</w:t>
      </w:r>
      <w:proofErr w:type="spellStart"/>
      <w:r w:rsidR="008F2FCC" w:rsidRPr="00361803">
        <w:rPr>
          <w:rStyle w:val="PageNumber"/>
          <w:i/>
        </w:rPr>
        <w:t>s</w:t>
      </w:r>
      <w:r w:rsidR="008F2FCC" w:rsidRPr="00361803">
        <w:rPr>
          <w:rStyle w:val="PageNumber"/>
          <w:vertAlign w:val="subscript"/>
        </w:rPr>
        <w:t>anc</w:t>
      </w:r>
      <w:proofErr w:type="spellEnd"/>
      <w:r w:rsidR="008F2FCC" w:rsidRPr="00361803">
        <w:rPr>
          <w:rStyle w:val="PageNumber"/>
        </w:rPr>
        <w:t xml:space="preserve"> = 0.01)</w:t>
      </w:r>
      <w:r w:rsidR="0078056B" w:rsidRPr="00361803">
        <w:rPr>
          <w:rStyle w:val="PageNumber"/>
        </w:rPr>
        <w:t xml:space="preserve"> at the origin</w:t>
      </w:r>
      <w:r w:rsidR="008F2FCC" w:rsidRPr="00361803">
        <w:rPr>
          <w:rStyle w:val="PageNumber"/>
        </w:rPr>
        <w:t xml:space="preserve"> (</w:t>
      </w:r>
      <w:proofErr w:type="spellStart"/>
      <w:r w:rsidR="008F2FCC" w:rsidRPr="00AA070B">
        <w:rPr>
          <w:rStyle w:val="PageNumber"/>
          <w:b/>
          <w:bCs/>
          <w:i/>
          <w:rPrChange w:id="44" w:author="Microsoft Office User" w:date="2018-07-05T10:31:00Z">
            <w:rPr>
              <w:rStyle w:val="PageNumber"/>
              <w:i/>
            </w:rPr>
          </w:rPrChange>
        </w:rPr>
        <w:t>o</w:t>
      </w:r>
      <w:r w:rsidR="002D5A9C" w:rsidRPr="00361803">
        <w:rPr>
          <w:rStyle w:val="PageNumber"/>
          <w:vertAlign w:val="subscript"/>
        </w:rPr>
        <w:t>anc</w:t>
      </w:r>
      <w:proofErr w:type="spellEnd"/>
      <w:r w:rsidR="001D57E3" w:rsidRPr="00361803">
        <w:rPr>
          <w:rStyle w:val="PageNumber"/>
        </w:rPr>
        <w:t xml:space="preserve"> = [0, 0</w:t>
      </w:r>
      <w:r w:rsidR="007955A4" w:rsidRPr="00361803">
        <w:rPr>
          <w:rStyle w:val="PageNumber"/>
        </w:rPr>
        <w:t>, … 0</w:t>
      </w:r>
      <w:del w:id="45" w:author="Microsoft Office User" w:date="2018-07-05T10:32:00Z">
        <w:r w:rsidR="003D45C3" w:rsidRPr="00361803" w:rsidDel="00AA070B">
          <w:rPr>
            <w:rStyle w:val="PageNumber"/>
            <w:i/>
            <w:vertAlign w:val="subscript"/>
          </w:rPr>
          <w:delText>m</w:delText>
        </w:r>
      </w:del>
      <w:r w:rsidR="001D57E3" w:rsidRPr="00361803">
        <w:rPr>
          <w:rStyle w:val="PageNumber"/>
        </w:rPr>
        <w:t>])</w:t>
      </w:r>
      <w:r w:rsidR="008A314B" w:rsidRPr="00361803">
        <w:rPr>
          <w:rStyle w:val="PageNumber"/>
        </w:rPr>
        <w:t xml:space="preserve"> for </w:t>
      </w:r>
      <w:r w:rsidR="0029747A" w:rsidRPr="00361803">
        <w:rPr>
          <w:rStyle w:val="PageNumber"/>
        </w:rPr>
        <w:t>100</w:t>
      </w:r>
      <w:r w:rsidR="008A314B" w:rsidRPr="00361803">
        <w:rPr>
          <w:rStyle w:val="PageNumber"/>
        </w:rPr>
        <w:t>,000 generations</w:t>
      </w:r>
      <w:r w:rsidR="0078056B" w:rsidRPr="00361803">
        <w:rPr>
          <w:rStyle w:val="PageNumber"/>
        </w:rPr>
        <w:t>.</w:t>
      </w:r>
      <w:r w:rsidR="008F2FCC" w:rsidRPr="00361803">
        <w:rPr>
          <w:rStyle w:val="PageNumber"/>
        </w:rPr>
        <w:t xml:space="preserve"> All other par</w:t>
      </w:r>
      <w:r w:rsidR="00DC7F27" w:rsidRPr="00361803">
        <w:rPr>
          <w:rStyle w:val="PageNumber"/>
        </w:rPr>
        <w:t>ameters were identical to adapting populations</w:t>
      </w:r>
      <w:r w:rsidR="00ED3242" w:rsidRPr="00361803">
        <w:rPr>
          <w:rStyle w:val="PageNumber"/>
        </w:rPr>
        <w:t xml:space="preserve"> (Table 1)</w:t>
      </w:r>
      <w:r w:rsidR="00DC7F27" w:rsidRPr="00361803">
        <w:rPr>
          <w:rStyle w:val="PageNumber"/>
        </w:rPr>
        <w:t xml:space="preserve">. </w:t>
      </w:r>
      <w:r w:rsidR="008A314B" w:rsidRPr="00361803">
        <w:rPr>
          <w:rStyle w:val="PageNumber"/>
        </w:rPr>
        <w:t>Ancestral populations reached mutation</w:t>
      </w:r>
      <w:r w:rsidR="00910338" w:rsidRPr="00361803">
        <w:rPr>
          <w:rStyle w:val="PageNumber"/>
        </w:rPr>
        <w:t>-selection balance</w:t>
      </w:r>
      <w:r w:rsidR="008A314B" w:rsidRPr="00361803">
        <w:rPr>
          <w:rStyle w:val="PageNumber"/>
        </w:rPr>
        <w:t xml:space="preserve"> and </w:t>
      </w:r>
      <w:r w:rsidR="007A5027" w:rsidRPr="00361803">
        <w:rPr>
          <w:rStyle w:val="PageNumber"/>
        </w:rPr>
        <w:t>had</w:t>
      </w:r>
      <w:r w:rsidR="00910338" w:rsidRPr="00361803">
        <w:rPr>
          <w:rStyle w:val="PageNumber"/>
        </w:rPr>
        <w:t>, on average, a</w:t>
      </w:r>
      <w:r w:rsidR="00B52A28" w:rsidRPr="00361803">
        <w:rPr>
          <w:rStyle w:val="PageNumber"/>
        </w:rPr>
        <w:t xml:space="preserve"> </w:t>
      </w:r>
      <w:r w:rsidR="007A5027" w:rsidRPr="00361803">
        <w:rPr>
          <w:rStyle w:val="PageNumber"/>
        </w:rPr>
        <w:t xml:space="preserve">mean of </w:t>
      </w:r>
      <w:r w:rsidR="00E92DBB">
        <w:rPr>
          <w:rStyle w:val="PageNumber"/>
        </w:rPr>
        <w:t>192</w:t>
      </w:r>
      <w:r w:rsidR="007A5027" w:rsidRPr="00361803">
        <w:rPr>
          <w:rStyle w:val="PageNumber"/>
        </w:rPr>
        <w:t xml:space="preserve"> segregating alleles</w:t>
      </w:r>
      <w:r w:rsidR="0081331D" w:rsidRPr="00361803">
        <w:rPr>
          <w:rStyle w:val="PageNumber"/>
        </w:rPr>
        <w:t xml:space="preserve"> (Fig. S1</w:t>
      </w:r>
      <w:r w:rsidR="003F542D" w:rsidRPr="00361803">
        <w:rPr>
          <w:rStyle w:val="PageNumber"/>
        </w:rPr>
        <w:t>A</w:t>
      </w:r>
      <w:r w:rsidR="0081331D" w:rsidRPr="00361803">
        <w:rPr>
          <w:rStyle w:val="PageNumber"/>
        </w:rPr>
        <w:t>)</w:t>
      </w:r>
      <w:r w:rsidR="00910338" w:rsidRPr="00361803">
        <w:rPr>
          <w:rStyle w:val="PageNumber"/>
        </w:rPr>
        <w:t xml:space="preserve">. Each </w:t>
      </w:r>
      <w:r w:rsidR="00651480" w:rsidRPr="00361803">
        <w:rPr>
          <w:rStyle w:val="PageNumber"/>
        </w:rPr>
        <w:t xml:space="preserve">segregating </w:t>
      </w:r>
      <w:r w:rsidR="00910338" w:rsidRPr="00361803">
        <w:rPr>
          <w:rStyle w:val="PageNumber"/>
        </w:rPr>
        <w:t>all</w:t>
      </w:r>
      <w:r w:rsidR="00E92DBB">
        <w:rPr>
          <w:rStyle w:val="PageNumber"/>
        </w:rPr>
        <w:t>ele was present in, on average, 7.3 %</w:t>
      </w:r>
      <w:r w:rsidR="00B52A28" w:rsidRPr="00361803">
        <w:rPr>
          <w:rStyle w:val="PageNumber"/>
        </w:rPr>
        <w:t xml:space="preserve"> of individuals</w:t>
      </w:r>
      <w:r w:rsidR="00952AFB" w:rsidRPr="00361803">
        <w:rPr>
          <w:rStyle w:val="PageNumber"/>
        </w:rPr>
        <w:t xml:space="preserve"> (Fig. S1</w:t>
      </w:r>
      <w:r w:rsidR="003F542D" w:rsidRPr="00361803">
        <w:rPr>
          <w:rStyle w:val="PageNumber"/>
        </w:rPr>
        <w:t>B</w:t>
      </w:r>
      <w:r w:rsidR="00952AFB" w:rsidRPr="00361803">
        <w:rPr>
          <w:rStyle w:val="PageNumber"/>
        </w:rPr>
        <w:t>)</w:t>
      </w:r>
      <w:r w:rsidR="00A47F72" w:rsidRPr="00361803">
        <w:rPr>
          <w:rStyle w:val="PageNumber"/>
        </w:rPr>
        <w:t>.</w:t>
      </w:r>
    </w:p>
    <w:p w14:paraId="65C7F1F2" w14:textId="77777777" w:rsidR="005F4F27" w:rsidRPr="00361803" w:rsidRDefault="005F4F27" w:rsidP="005B6774">
      <w:pPr>
        <w:pStyle w:val="Body"/>
        <w:spacing w:line="480" w:lineRule="auto"/>
        <w:rPr>
          <w:rStyle w:val="PageNumber"/>
        </w:rPr>
      </w:pPr>
    </w:p>
    <w:p w14:paraId="16FB17C6" w14:textId="77777777" w:rsidR="0032270A" w:rsidRDefault="003815E5" w:rsidP="005B6774">
      <w:pPr>
        <w:pStyle w:val="BodyA"/>
        <w:spacing w:line="480" w:lineRule="auto"/>
        <w:rPr>
          <w:rStyle w:val="PageNumber"/>
          <w:i/>
          <w:iCs/>
        </w:rPr>
      </w:pPr>
      <w:r w:rsidRPr="00361803">
        <w:rPr>
          <w:rStyle w:val="PageNumber"/>
          <w:i/>
          <w:iCs/>
        </w:rPr>
        <w:t>Adaptation to a new environment</w:t>
      </w:r>
    </w:p>
    <w:p w14:paraId="34AB1FBA" w14:textId="512CADB2" w:rsidR="002F370E" w:rsidRDefault="00F90679" w:rsidP="005B6774">
      <w:pPr>
        <w:pStyle w:val="BodyA"/>
        <w:spacing w:line="480" w:lineRule="auto"/>
      </w:pPr>
      <w:r>
        <w:rPr>
          <w:rStyle w:val="PageNumber"/>
        </w:rPr>
        <w:t xml:space="preserve">Following the burn-in we generated </w:t>
      </w:r>
      <w:r w:rsidR="001F5837" w:rsidRPr="00361803">
        <w:rPr>
          <w:rStyle w:val="PageNumber"/>
        </w:rPr>
        <w:t xml:space="preserve">two initially-identical founder (i.e., </w:t>
      </w:r>
      <w:commentRangeStart w:id="46"/>
      <w:r w:rsidR="001F5837" w:rsidRPr="00361803">
        <w:rPr>
          <w:rStyle w:val="PageNumber"/>
        </w:rPr>
        <w:t>colonizing</w:t>
      </w:r>
      <w:commentRangeEnd w:id="46"/>
      <w:r w:rsidR="00AA070B">
        <w:rPr>
          <w:rStyle w:val="CommentReference"/>
          <w:rFonts w:ascii="Times New Roman" w:eastAsia="Arial Unicode MS" w:hAnsi="Times New Roman" w:cs="Times New Roman"/>
          <w:color w:val="auto"/>
        </w:rPr>
        <w:commentReference w:id="46"/>
      </w:r>
      <w:r w:rsidR="001F5837" w:rsidRPr="00361803">
        <w:rPr>
          <w:rStyle w:val="PageNumber"/>
        </w:rPr>
        <w:t>) populations</w:t>
      </w:r>
      <w:r w:rsidR="00AC274E" w:rsidRPr="00361803">
        <w:rPr>
          <w:rStyle w:val="PageNumber"/>
        </w:rPr>
        <w:t xml:space="preserve">. </w:t>
      </w:r>
      <w:r w:rsidR="0032270A">
        <w:t>Founder</w:t>
      </w:r>
      <w:r w:rsidR="002F370E">
        <w:t xml:space="preserve"> populations were fixed for alleles that were fixed in the ancestor, and the amount of standing variation was determined by sampling </w:t>
      </w:r>
      <w:r w:rsidR="002F370E">
        <w:rPr>
          <w:rStyle w:val="PageNumber"/>
          <w:i/>
          <w:iCs/>
        </w:rPr>
        <w:t>n</w:t>
      </w:r>
      <w:r w:rsidR="002F370E">
        <w:t xml:space="preserve"> segregating alleles from the ancestor. Populations adapted from only new mutation when </w:t>
      </w:r>
      <w:r w:rsidR="002F370E">
        <w:rPr>
          <w:rStyle w:val="PageNumber"/>
          <w:i/>
          <w:iCs/>
        </w:rPr>
        <w:t>n</w:t>
      </w:r>
      <w:r w:rsidR="002F370E">
        <w:t xml:space="preserve"> = 0 and </w:t>
      </w:r>
      <w:r w:rsidR="00304005">
        <w:t xml:space="preserve">otherwise contained some ancestral </w:t>
      </w:r>
      <w:r w:rsidR="002F370E">
        <w:t xml:space="preserve">standing variation. Each of the </w:t>
      </w:r>
      <w:r w:rsidR="002F370E" w:rsidRPr="00671913">
        <w:rPr>
          <w:i/>
        </w:rPr>
        <w:t>n</w:t>
      </w:r>
      <w:r w:rsidR="002F370E">
        <w:t xml:space="preserve"> segregating alleles were selected for inclusion in the found</w:t>
      </w:r>
      <w:r w:rsidR="00671913">
        <w:t>e</w:t>
      </w:r>
      <w:r w:rsidR="00DD0F8B">
        <w:t>r</w:t>
      </w:r>
      <w:r w:rsidR="002F370E">
        <w:t xml:space="preserve"> populations with a probability proportional to t</w:t>
      </w:r>
      <w:r w:rsidR="00EF5F67">
        <w:t xml:space="preserve">heir frequency in the ancestor, and </w:t>
      </w:r>
      <w:r w:rsidR="002F370E">
        <w:t>the expected frequency of an allele in a founding population was equal to its frequency in the ancestor</w:t>
      </w:r>
      <w:ins w:id="47" w:author="Microsoft Office User" w:date="2018-07-05T10:35:00Z">
        <w:r w:rsidR="00AA070B">
          <w:t xml:space="preserve"> (</w:t>
        </w:r>
        <w:commentRangeStart w:id="48"/>
        <w:r w:rsidR="00921C95">
          <w:t xml:space="preserve">each founding individual got an allele with </w:t>
        </w:r>
      </w:ins>
      <w:ins w:id="49" w:author="Microsoft Office User" w:date="2018-07-05T10:36:00Z">
        <w:r w:rsidR="00921C95">
          <w:t xml:space="preserve">a probability equal its frequency in the </w:t>
        </w:r>
        <w:proofErr w:type="spellStart"/>
        <w:r w:rsidR="00921C95">
          <w:t>anacestor</w:t>
        </w:r>
        <w:commentRangeEnd w:id="48"/>
        <w:proofErr w:type="spellEnd"/>
        <w:r w:rsidR="00921C95">
          <w:rPr>
            <w:rStyle w:val="CommentReference"/>
            <w:rFonts w:ascii="Times New Roman" w:eastAsia="Arial Unicode MS" w:hAnsi="Times New Roman" w:cs="Times New Roman"/>
            <w:color w:val="auto"/>
          </w:rPr>
          <w:commentReference w:id="48"/>
        </w:r>
      </w:ins>
      <w:ins w:id="50" w:author="Microsoft Office User" w:date="2018-07-05T10:35:00Z">
        <w:r w:rsidR="00AA070B">
          <w:t>)</w:t>
        </w:r>
      </w:ins>
      <w:r w:rsidR="002F370E">
        <w:t>. For each parameter combination, we began each simulation from a unique realization of the ancestor (i.e., distinct burn-in).</w:t>
      </w:r>
    </w:p>
    <w:p w14:paraId="2ED14EFE" w14:textId="79C9E6D7" w:rsidR="002F370E" w:rsidRDefault="004C352C" w:rsidP="005B6774">
      <w:pPr>
        <w:pStyle w:val="BodyA"/>
        <w:spacing w:line="480" w:lineRule="auto"/>
        <w:ind w:firstLine="720"/>
      </w:pPr>
      <w:r w:rsidRPr="00361803">
        <w:rPr>
          <w:rStyle w:val="PageNumber"/>
        </w:rPr>
        <w:t xml:space="preserve">After initialization, founder populations </w:t>
      </w:r>
      <w:r w:rsidR="003815E5" w:rsidRPr="00361803">
        <w:rPr>
          <w:rStyle w:val="PageNumber"/>
        </w:rPr>
        <w:t>adapt</w:t>
      </w:r>
      <w:r w:rsidR="002F370E">
        <w:rPr>
          <w:rStyle w:val="PageNumber"/>
        </w:rPr>
        <w:t>ed</w:t>
      </w:r>
      <w:r w:rsidR="003815E5" w:rsidRPr="00361803">
        <w:rPr>
          <w:rStyle w:val="PageNumber"/>
        </w:rPr>
        <w:t xml:space="preserve"> to their respective </w:t>
      </w:r>
      <w:r w:rsidR="00C17033" w:rsidRPr="00361803">
        <w:rPr>
          <w:rStyle w:val="PageNumber"/>
        </w:rPr>
        <w:t xml:space="preserve">specified </w:t>
      </w:r>
      <w:r w:rsidR="003815E5" w:rsidRPr="00361803">
        <w:rPr>
          <w:rStyle w:val="PageNumber"/>
        </w:rPr>
        <w:t>phenotypic optima</w:t>
      </w:r>
      <w:r w:rsidR="00573374" w:rsidRPr="00361803">
        <w:rPr>
          <w:rStyle w:val="PageNumber"/>
        </w:rPr>
        <w:t xml:space="preserve"> (Fig. 1B)</w:t>
      </w:r>
      <w:r w:rsidR="003815E5" w:rsidRPr="00361803">
        <w:rPr>
          <w:rStyle w:val="PageNumber"/>
        </w:rPr>
        <w:t xml:space="preserve">. </w:t>
      </w:r>
      <w:r w:rsidR="00ED3242" w:rsidRPr="00361803">
        <w:rPr>
          <w:rStyle w:val="PageNumber"/>
        </w:rPr>
        <w:t>Adaptation proceed</w:t>
      </w:r>
      <w:r w:rsidR="002F370E">
        <w:rPr>
          <w:rStyle w:val="PageNumber"/>
        </w:rPr>
        <w:t>ed</w:t>
      </w:r>
      <w:r w:rsidR="00ED3242" w:rsidRPr="00361803">
        <w:rPr>
          <w:rStyle w:val="PageNumber"/>
        </w:rPr>
        <w:t xml:space="preserve"> via the </w:t>
      </w:r>
      <w:proofErr w:type="spellStart"/>
      <w:r w:rsidR="00ED3242" w:rsidRPr="00361803">
        <w:rPr>
          <w:rStyle w:val="PageNumber"/>
        </w:rPr>
        <w:t>reassortment</w:t>
      </w:r>
      <w:proofErr w:type="spellEnd"/>
      <w:r w:rsidR="00ED3242" w:rsidRPr="00361803">
        <w:rPr>
          <w:rStyle w:val="PageNumber"/>
        </w:rPr>
        <w:t xml:space="preserve"> of ancestral standing variation</w:t>
      </w:r>
      <w:r w:rsidR="00F269CB" w:rsidRPr="00361803">
        <w:rPr>
          <w:rStyle w:val="PageNumber"/>
        </w:rPr>
        <w:t xml:space="preserve"> (if </w:t>
      </w:r>
      <w:r w:rsidR="00F269CB" w:rsidRPr="00361803">
        <w:rPr>
          <w:rStyle w:val="PageNumber"/>
          <w:i/>
        </w:rPr>
        <w:t>n</w:t>
      </w:r>
      <w:r w:rsidR="00F269CB" w:rsidRPr="00361803">
        <w:rPr>
          <w:rStyle w:val="PageNumber"/>
        </w:rPr>
        <w:t xml:space="preserve"> &gt; 0)</w:t>
      </w:r>
      <w:r w:rsidR="00ED3242" w:rsidRPr="00361803">
        <w:rPr>
          <w:rStyle w:val="PageNumber"/>
        </w:rPr>
        <w:t xml:space="preserve"> and </w:t>
      </w:r>
      <w:r w:rsidR="00EE4A75" w:rsidRPr="00361803">
        <w:rPr>
          <w:rStyle w:val="PageNumber"/>
        </w:rPr>
        <w:t xml:space="preserve">via </w:t>
      </w:r>
      <w:r w:rsidR="00ED3242" w:rsidRPr="00361803">
        <w:rPr>
          <w:rStyle w:val="PageNumber"/>
        </w:rPr>
        <w:t>new mutation</w:t>
      </w:r>
      <w:r w:rsidR="00AF48BD" w:rsidRPr="00361803">
        <w:rPr>
          <w:rStyle w:val="PageNumber"/>
        </w:rPr>
        <w:t xml:space="preserve"> (all simulations)</w:t>
      </w:r>
      <w:r w:rsidR="00ED3242" w:rsidRPr="00361803">
        <w:rPr>
          <w:rStyle w:val="PageNumber"/>
        </w:rPr>
        <w:t xml:space="preserve"> </w:t>
      </w:r>
      <w:r w:rsidR="00DD4B08" w:rsidRPr="00361803">
        <w:rPr>
          <w:rStyle w:val="PageNumber"/>
        </w:rPr>
        <w:t>simultaneously</w:t>
      </w:r>
      <w:r w:rsidR="00ED3242" w:rsidRPr="00361803">
        <w:rPr>
          <w:rStyle w:val="PageNumber"/>
        </w:rPr>
        <w:t xml:space="preserve">. Individuals gain new mutations with identical probability and properties as in the ancestral population. </w:t>
      </w:r>
      <w:r w:rsidR="002F370E">
        <w:t xml:space="preserve">There are two key </w:t>
      </w:r>
      <w:r w:rsidR="002F370E">
        <w:lastRenderedPageBreak/>
        <w:t xml:space="preserve">features of the new phenotypic optima. The first is the expected initial distance to the optima, calculated as the Euclidean distance between the optima and the origin, </w:t>
      </w:r>
      <w:r w:rsidR="002F370E">
        <w:rPr>
          <w:rStyle w:val="PageNumber"/>
          <w:i/>
          <w:iCs/>
        </w:rPr>
        <w:t>d</w:t>
      </w:r>
      <w:r w:rsidR="002F370E">
        <w:t xml:space="preserve">. More distant optima require a greater amount of phenotypic change and initially exert stronger selection. The second key feature is the angle of divergence, </w:t>
      </w:r>
      <w:r w:rsidR="002F370E">
        <w:rPr>
          <w:rStyle w:val="PageNumber"/>
          <w:i/>
          <w:iCs/>
        </w:rPr>
        <w:t>ϴ</w:t>
      </w:r>
      <w:r w:rsidR="002F370E">
        <w:t>, which captures the difference in direction from the origin to the optima of both populations (see Fig. 1B). Angle is a common concept used to describe the continuum of (</w:t>
      </w:r>
      <w:proofErr w:type="spellStart"/>
      <w:r w:rsidR="002F370E">
        <w:t>non</w:t>
      </w:r>
      <w:proofErr w:type="spellEnd"/>
      <w:r w:rsidR="002F370E">
        <w:t>)</w:t>
      </w:r>
      <w:proofErr w:type="spellStart"/>
      <w:r w:rsidR="002F370E">
        <w:t>parallel</w:t>
      </w:r>
      <w:proofErr w:type="spellEnd"/>
      <w:r w:rsidR="002F370E">
        <w:t xml:space="preserve"> evolution and is explicitly invoked in most metrics that quantify parallelism (see </w:t>
      </w:r>
      <w:r w:rsidR="002F370E">
        <w:fldChar w:fldCharType="begin" w:fldLock="1"/>
      </w:r>
      <w:r w:rsidR="00BA49AA">
        <w:instrText>ADDIN CSL_CITATION { "citationItems" : [ { "id" : "ITEM-1", "itemData" : { "author" : [ { "dropping-particle" : "", "family" : "Bolnick", "given" : "D I", "non-dropping-particle" : "", "parse-names" : false, "suffix" : "" }, { "dropping-particle" : "", "family" : "Barrett", "given" : "R D H", "non-dropping-particle" : "", "parse-names" : false, "suffix" : "" }, { "dropping-particle" : "", "family" : "Oke", "given" : "K B", "non-dropping-particle" : "", "parse-names" : false, "suffix" : "" }, { "dropping-particle" : "", "family" : "Rennison", "given" : "Diana J", "non-dropping-particle" : "", "parse-names" : false, "suffix" : "" }, { "dropping-particle" : "", "family" : "Stuart", "given" : "Yoel E.", "non-dropping-particle" : "", "parse-names" : false, "suffix" : "" } ], "container-title" : "Annual Review of Ecology, Evolution, and Systematics", "id" : "ITEM-1", "issued" : { "date-parts" : [ [ "2018" ] ] }, "title" : "(Non)Parallel Evolution", "type" : "article-journal", "volume" : "In press" }, "uris" : [ "http://www.mendeley.com/documents/?uuid=97adc13c-a57a-4852-a9b9-d668ae2469e8" ] } ], "mendeley" : { "formattedCitation" : "(Bolnick et al. 2018)", "manualFormatting" : "Bolnick et al. [2018]", "plainTextFormattedCitation" : "(Bolnick et al. 2018)", "previouslyFormattedCitation" : "(Bolnick et al. 2018)" }, "properties" : {  }, "schema" : "https://github.com/citation-style-language/schema/raw/master/csl-citation.json" }</w:instrText>
      </w:r>
      <w:r w:rsidR="002F370E">
        <w:fldChar w:fldCharType="separate"/>
      </w:r>
      <w:r w:rsidR="002F370E" w:rsidRPr="002F370E">
        <w:rPr>
          <w:noProof/>
        </w:rPr>
        <w:t xml:space="preserve">Bolnick et al. </w:t>
      </w:r>
      <w:r w:rsidR="002F370E">
        <w:rPr>
          <w:noProof/>
        </w:rPr>
        <w:t>[</w:t>
      </w:r>
      <w:r w:rsidR="002F370E" w:rsidRPr="002F370E">
        <w:rPr>
          <w:noProof/>
        </w:rPr>
        <w:t>2018</w:t>
      </w:r>
      <w:r w:rsidR="002F370E">
        <w:rPr>
          <w:noProof/>
        </w:rPr>
        <w:t>]</w:t>
      </w:r>
      <w:r w:rsidR="002F370E">
        <w:fldChar w:fldCharType="end"/>
      </w:r>
      <w:r w:rsidR="002F370E">
        <w:t xml:space="preserve">). Optima separated by a small angle </w:t>
      </w:r>
      <w:r w:rsidR="00BE72E8">
        <w:t>impose</w:t>
      </w:r>
      <w:r w:rsidR="002F370E">
        <w:t xml:space="preserve"> relatively parallel natural selection</w:t>
      </w:r>
      <w:r w:rsidR="007F4398">
        <w:t xml:space="preserve"> on founder populations</w:t>
      </w:r>
      <w:r w:rsidR="002F370E">
        <w:t xml:space="preserve">, whereas optima separated by large angles </w:t>
      </w:r>
      <w:r w:rsidR="003F3DE5">
        <w:t>impose</w:t>
      </w:r>
      <w:r w:rsidR="002F370E">
        <w:t xml:space="preserve"> relatively divergent selection (though note that these are ends of a continuum).</w:t>
      </w:r>
    </w:p>
    <w:p w14:paraId="340A741E" w14:textId="1360329D" w:rsidR="00372ECE" w:rsidRPr="00361803" w:rsidRDefault="003815E5" w:rsidP="00921C95">
      <w:pPr>
        <w:pStyle w:val="Body"/>
        <w:spacing w:line="480" w:lineRule="auto"/>
        <w:ind w:firstLine="720"/>
      </w:pPr>
      <w:r w:rsidRPr="00361803">
        <w:rPr>
          <w:rStyle w:val="PageNumber"/>
        </w:rPr>
        <w:t>We end</w:t>
      </w:r>
      <w:r w:rsidR="00466E09">
        <w:rPr>
          <w:rStyle w:val="PageNumber"/>
        </w:rPr>
        <w:t>ed</w:t>
      </w:r>
      <w:r w:rsidRPr="00361803">
        <w:rPr>
          <w:rStyle w:val="PageNumber"/>
        </w:rPr>
        <w:t xml:space="preserve"> simulation</w:t>
      </w:r>
      <w:r w:rsidR="00687455" w:rsidRPr="00361803">
        <w:rPr>
          <w:rStyle w:val="PageNumber"/>
        </w:rPr>
        <w:t>s</w:t>
      </w:r>
      <w:r w:rsidRPr="00361803">
        <w:rPr>
          <w:rStyle w:val="PageNumber"/>
        </w:rPr>
        <w:t xml:space="preserve"> after </w:t>
      </w:r>
      <w:r w:rsidR="00D67CE9" w:rsidRPr="00361803">
        <w:rPr>
          <w:rStyle w:val="PageNumber"/>
        </w:rPr>
        <w:t>2000 generations</w:t>
      </w:r>
      <w:r w:rsidR="009F47DB" w:rsidRPr="00361803">
        <w:rPr>
          <w:rStyle w:val="PageNumber"/>
        </w:rPr>
        <w:t>, at</w:t>
      </w:r>
      <w:r w:rsidRPr="00361803">
        <w:rPr>
          <w:rStyle w:val="PageNumber"/>
        </w:rPr>
        <w:t xml:space="preserve"> which time </w:t>
      </w:r>
      <w:r w:rsidR="00AA4434" w:rsidRPr="00361803">
        <w:rPr>
          <w:rStyle w:val="PageNumber"/>
        </w:rPr>
        <w:t>all</w:t>
      </w:r>
      <w:r w:rsidRPr="00361803">
        <w:rPr>
          <w:rStyle w:val="PageNumber"/>
        </w:rPr>
        <w:t xml:space="preserve"> populations ha</w:t>
      </w:r>
      <w:r w:rsidR="00466E09">
        <w:rPr>
          <w:rStyle w:val="PageNumber"/>
        </w:rPr>
        <w:t>d</w:t>
      </w:r>
      <w:r w:rsidRPr="00361803">
        <w:rPr>
          <w:rStyle w:val="PageNumber"/>
        </w:rPr>
        <w:t xml:space="preserve"> reached </w:t>
      </w:r>
      <w:r w:rsidR="00AA4434" w:rsidRPr="00361803">
        <w:rPr>
          <w:rStyle w:val="PageNumber"/>
        </w:rPr>
        <w:t>the</w:t>
      </w:r>
      <w:r w:rsidR="00466E09">
        <w:rPr>
          <w:rStyle w:val="PageNumber"/>
        </w:rPr>
        <w:t>ir</w:t>
      </w:r>
      <w:r w:rsidR="00AA4434" w:rsidRPr="00361803">
        <w:rPr>
          <w:rStyle w:val="PageNumber"/>
        </w:rPr>
        <w:t xml:space="preserve"> </w:t>
      </w:r>
      <w:r w:rsidR="00466E09">
        <w:rPr>
          <w:rStyle w:val="PageNumber"/>
        </w:rPr>
        <w:t>phenotypic optima</w:t>
      </w:r>
      <w:r w:rsidR="00AA4434" w:rsidRPr="00361803">
        <w:rPr>
          <w:rStyle w:val="PageNumber"/>
        </w:rPr>
        <w:t xml:space="preserve"> (Fig. S</w:t>
      </w:r>
      <w:r w:rsidR="00847F18" w:rsidRPr="00361803">
        <w:rPr>
          <w:rStyle w:val="PageNumber"/>
        </w:rPr>
        <w:t>2</w:t>
      </w:r>
      <w:r w:rsidR="006534B9" w:rsidRPr="00361803">
        <w:rPr>
          <w:rStyle w:val="PageNumber"/>
        </w:rPr>
        <w:t>A</w:t>
      </w:r>
      <w:r w:rsidR="00AA4434" w:rsidRPr="00361803">
        <w:rPr>
          <w:rStyle w:val="PageNumber"/>
        </w:rPr>
        <w:t xml:space="preserve">) and </w:t>
      </w:r>
      <w:r w:rsidRPr="00361803">
        <w:rPr>
          <w:rStyle w:val="PageNumber"/>
        </w:rPr>
        <w:t>mutation-selection balance</w:t>
      </w:r>
      <w:r w:rsidR="00AA4434" w:rsidRPr="00361803">
        <w:rPr>
          <w:rStyle w:val="PageNumber"/>
        </w:rPr>
        <w:t xml:space="preserve"> (Fig. S</w:t>
      </w:r>
      <w:r w:rsidR="00847F18" w:rsidRPr="00361803">
        <w:rPr>
          <w:rStyle w:val="PageNumber"/>
        </w:rPr>
        <w:t>2</w:t>
      </w:r>
      <w:r w:rsidR="006534B9" w:rsidRPr="00361803">
        <w:rPr>
          <w:rStyle w:val="PageNumber"/>
        </w:rPr>
        <w:t>B</w:t>
      </w:r>
      <w:r w:rsidR="00405862" w:rsidRPr="00361803">
        <w:rPr>
          <w:rStyle w:val="PageNumber"/>
        </w:rPr>
        <w:t>).</w:t>
      </w:r>
      <w:r w:rsidR="007F6C4B" w:rsidRPr="00361803">
        <w:rPr>
          <w:rStyle w:val="PageNumber"/>
        </w:rPr>
        <w:t xml:space="preserve"> </w:t>
      </w:r>
      <w:r w:rsidR="00394268" w:rsidRPr="00361803">
        <w:t xml:space="preserve">An unavoidable and important effect of standing variation is that it quickens adaptation because populations do not have to ‘wait’ for beneficial mutations to arise </w:t>
      </w:r>
      <w:r w:rsidR="00394268" w:rsidRPr="00361803">
        <w:fldChar w:fldCharType="begin" w:fldLock="1"/>
      </w:r>
      <w:r w:rsidR="00BA49AA">
        <w:instrText>ADDIN CSL_CITATION { "citationItems" : [ { "id" : "ITEM-1", "itemData" : { "DOI" : "10.1016/j.tree.2007.09.008", "ISBN" : "0169-5347", "ISSN" : "01695347", "PMID" : "18006185", "abstract" : "Populations adapt to novel environments in two distinct ways: selection on pre-existing genetic variation and selection on new mutations. These alternative sources of beneficial alleles can result in different evolutionary dynamics and distinct genetic outcomes. Compared with new mutations, adaptation from standing genetic variation is likely to lead to faster evolution, the fixation of more alleles of small effect and the spread of more recessive alleles. There is potential to distinguish between adaptation from standing variation and that from new mutations by differences in the genomic signature of selection. Here we review these approaches and possible examples of adaptation from standing variation in natural populations. Understanding how the source of genetic variation affects adaptation will be integral for predicting how populations will respond to changing environments. \u00a9 2007 Elsevier Ltd. All rights reserved.", "author" : [ { "dropping-particle" : "", "family" : "Barrett", "given" : "Rowan D H", "non-dropping-particle" : "", "parse-names" : false, "suffix" : "" }, { "dropping-particle" : "", "family" : "Schluter", "given" : "Dolph", "non-dropping-particle" : "", "parse-names" : false, "suffix" : "" } ], "container-title" : "Trends in Ecology and Evolution", "id" : "ITEM-1", "issue" : "1", "issued" : { "date-parts" : [ [ "2008" ] ] }, "page" : "38-44", "title" : "Adaptation from standing genetic variation", "type" : "article-journal", "volume" : "23" }, "uris" : [ "http://www.mendeley.com/documents/?uuid=b4eae68b-cf44-4ff3-b4fd-e35a12272540" ] } ], "mendeley" : { "formattedCitation" : "(Barrett and Schluter 2008)", "plainTextFormattedCitation" : "(Barrett and Schluter 2008)", "previouslyFormattedCitation" : "(Barrett and Schluter 2008)" }, "properties" : {  }, "schema" : "https://github.com/citation-style-language/schema/raw/master/csl-citation.json" }</w:instrText>
      </w:r>
      <w:r w:rsidR="00394268" w:rsidRPr="00361803">
        <w:fldChar w:fldCharType="separate"/>
      </w:r>
      <w:r w:rsidR="00394268" w:rsidRPr="00361803">
        <w:rPr>
          <w:noProof/>
        </w:rPr>
        <w:t>(Barrett and Schluter 2008)</w:t>
      </w:r>
      <w:r w:rsidR="00394268" w:rsidRPr="00361803">
        <w:fldChar w:fldCharType="end"/>
      </w:r>
      <w:r w:rsidR="00394268" w:rsidRPr="00361803">
        <w:t xml:space="preserve">. </w:t>
      </w:r>
      <w:r w:rsidR="0073501E" w:rsidRPr="00361803">
        <w:t xml:space="preserve">In our model and others like it </w:t>
      </w:r>
      <w:r w:rsidR="0073501E" w:rsidRPr="00361803">
        <w:fldChar w:fldCharType="begin" w:fldLock="1"/>
      </w:r>
      <w:r w:rsidR="00BA49AA">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"ITEM-2", "issue" : "5", "issued" : { "date-parts" : [ [ "2014" ] ] }, "page" : "1244-1256", "title" : "Niche dimensionality and the genetics of ecological speciation", "type" : "article-journal", "volume" : "68" }, "uris" : [ "http://www.mendeley.com/documents/?uuid=702b54b5-99e0-4ad3-be21-3c77f331885f" ] } ], "mendeley" : { "formattedCitation" : "(Barton 2001; Chevin et al. 2014)", "manualFormatting" : "(e.g., Barton [2001] &amp; Chevin et al. [2014])", "plainTextFormattedCitation" : "(Barton 2001; Chevin et al. 2014)", "previouslyFormattedCitation" : "(Barton 2001; Chevin et al. 2014)" }, "properties" : {  }, "schema" : "https://github.com/citation-style-language/schema/raw/master/csl-citation.json" }</w:instrText>
      </w:r>
      <w:r w:rsidR="0073501E" w:rsidRPr="00361803">
        <w:fldChar w:fldCharType="separate"/>
      </w:r>
      <w:r w:rsidR="0073501E" w:rsidRPr="00361803">
        <w:rPr>
          <w:noProof/>
        </w:rPr>
        <w:t>(e.g., Barton [2001] &amp; Chevin et al. [2014])</w:t>
      </w:r>
      <w:r w:rsidR="0073501E" w:rsidRPr="00361803">
        <w:fldChar w:fldCharType="end"/>
      </w:r>
      <w:r w:rsidR="0073501E" w:rsidRPr="00361803">
        <w:t>, reproductive isolation evolves rapidly during the initial stages of adaptation and then decelerates as populations approach their optima</w:t>
      </w:r>
      <w:r w:rsidR="00394268" w:rsidRPr="00361803">
        <w:t xml:space="preserve">. </w:t>
      </w:r>
      <w:r w:rsidR="0073501E" w:rsidRPr="00361803">
        <w:t>Accordingly</w:t>
      </w:r>
      <w:r w:rsidR="00AE1A72" w:rsidRPr="00361803">
        <w:t xml:space="preserve">, </w:t>
      </w:r>
      <w:r w:rsidR="0082053E" w:rsidRPr="00361803">
        <w:t>any reduction in hybrid fitness that evolves does so more rapidly when evolution occurs from stan</w:t>
      </w:r>
      <w:r w:rsidR="00AE1A72" w:rsidRPr="00361803">
        <w:t>ding variation. We allow</w:t>
      </w:r>
      <w:r w:rsidR="007F05F1">
        <w:t>ed</w:t>
      </w:r>
      <w:r w:rsidR="00AE1A72" w:rsidRPr="00361803">
        <w:t xml:space="preserve"> sufficient time in our simulations for all populations to reach the</w:t>
      </w:r>
      <w:ins w:id="51" w:author="Microsoft Office User" w:date="2018-07-05T10:38:00Z">
        <w:r w:rsidR="00921C95">
          <w:t>ir</w:t>
        </w:r>
      </w:ins>
      <w:r w:rsidR="00AE1A72" w:rsidRPr="00361803">
        <w:t xml:space="preserve"> </w:t>
      </w:r>
      <w:del w:id="52" w:author="Microsoft Office User" w:date="2018-07-05T10:38:00Z">
        <w:r w:rsidR="00AE1A72" w:rsidRPr="00361803" w:rsidDel="00921C95">
          <w:delText>optimum</w:delText>
        </w:r>
        <w:r w:rsidR="0027732B" w:rsidRPr="00361803" w:rsidDel="00921C95">
          <w:delText xml:space="preserve"> </w:delText>
        </w:r>
      </w:del>
      <w:ins w:id="53" w:author="Microsoft Office User" w:date="2018-07-05T10:38:00Z">
        <w:r w:rsidR="00921C95" w:rsidRPr="00361803">
          <w:t>optim</w:t>
        </w:r>
        <w:r w:rsidR="00921C95">
          <w:t>a</w:t>
        </w:r>
        <w:r w:rsidR="00921C95" w:rsidRPr="00361803">
          <w:t xml:space="preserve"> </w:t>
        </w:r>
      </w:ins>
      <w:r w:rsidR="0027732B" w:rsidRPr="00361803">
        <w:t>even when adaptation is from only new</w:t>
      </w:r>
      <w:r w:rsidR="00AE1A72" w:rsidRPr="00361803">
        <w:t xml:space="preserve"> mutation</w:t>
      </w:r>
      <w:r w:rsidR="00ED49FA" w:rsidRPr="00361803">
        <w:t xml:space="preserve">. Therefore, </w:t>
      </w:r>
      <w:r w:rsidR="00372ECE" w:rsidRPr="00361803">
        <w:t>our conclusions refer to equilibri</w:t>
      </w:r>
      <w:r w:rsidR="00AF02DD" w:rsidRPr="00361803">
        <w:t>um conditions</w:t>
      </w:r>
      <w:r w:rsidR="007F683C" w:rsidRPr="00361803">
        <w:t xml:space="preserve"> rather than</w:t>
      </w:r>
      <w:r w:rsidR="002C4CF2" w:rsidRPr="00361803">
        <w:t xml:space="preserve"> transient states</w:t>
      </w:r>
      <w:r w:rsidR="0073501E" w:rsidRPr="00361803">
        <w:t xml:space="preserve"> and are unaffected </w:t>
      </w:r>
      <w:r w:rsidR="00E35E34" w:rsidRPr="00361803">
        <w:t xml:space="preserve">by standing variation’s </w:t>
      </w:r>
      <w:r w:rsidR="008E2024" w:rsidRPr="00361803">
        <w:t>influence</w:t>
      </w:r>
      <w:r w:rsidR="00EE0004" w:rsidRPr="00361803">
        <w:t xml:space="preserve"> on</w:t>
      </w:r>
      <w:r w:rsidR="00E35E34" w:rsidRPr="00361803">
        <w:t xml:space="preserve"> </w:t>
      </w:r>
      <w:r w:rsidR="0073501E" w:rsidRPr="00361803">
        <w:t>the speed of adaptation</w:t>
      </w:r>
      <w:r w:rsidR="000A108C" w:rsidRPr="00361803">
        <w:t>.</w:t>
      </w:r>
    </w:p>
    <w:p w14:paraId="1D637256" w14:textId="1874575D" w:rsidR="005F4F27" w:rsidRPr="00361803" w:rsidRDefault="005F4F27" w:rsidP="005B6774">
      <w:pPr>
        <w:pStyle w:val="Body"/>
        <w:spacing w:line="480" w:lineRule="auto"/>
        <w:rPr>
          <w:rStyle w:val="PageNumber"/>
        </w:rPr>
      </w:pPr>
    </w:p>
    <w:p w14:paraId="5D2207A2" w14:textId="77777777" w:rsidR="005E2076" w:rsidRDefault="003815E5" w:rsidP="005B6774">
      <w:pPr>
        <w:pStyle w:val="Body"/>
        <w:spacing w:line="480" w:lineRule="auto"/>
        <w:rPr>
          <w:rStyle w:val="PageNumber"/>
          <w:i/>
          <w:iCs/>
        </w:rPr>
      </w:pPr>
      <w:r w:rsidRPr="00361803">
        <w:rPr>
          <w:rStyle w:val="PageNumber"/>
          <w:i/>
          <w:iCs/>
        </w:rPr>
        <w:t xml:space="preserve">Formation of hybrids and quantification of </w:t>
      </w:r>
      <w:r w:rsidR="0056410A" w:rsidRPr="00361803">
        <w:rPr>
          <w:rStyle w:val="PageNumber"/>
          <w:i/>
          <w:iCs/>
        </w:rPr>
        <w:t>segregation variance</w:t>
      </w:r>
      <w:r w:rsidRPr="00361803">
        <w:rPr>
          <w:rStyle w:val="PageNumber"/>
          <w:i/>
          <w:iCs/>
        </w:rPr>
        <w:t xml:space="preserve"> </w:t>
      </w:r>
      <w:r w:rsidR="00F43267" w:rsidRPr="00361803">
        <w:rPr>
          <w:rStyle w:val="PageNumber"/>
          <w:i/>
          <w:iCs/>
        </w:rPr>
        <w:t>&amp;</w:t>
      </w:r>
      <w:r w:rsidRPr="00361803">
        <w:rPr>
          <w:rStyle w:val="PageNumber"/>
          <w:i/>
          <w:iCs/>
        </w:rPr>
        <w:t xml:space="preserve"> fitness</w:t>
      </w:r>
    </w:p>
    <w:p w14:paraId="4E760D84" w14:textId="3919928E" w:rsidR="00466E09" w:rsidRDefault="00466E09" w:rsidP="005B6774">
      <w:pPr>
        <w:pStyle w:val="Body"/>
        <w:spacing w:line="480" w:lineRule="auto"/>
      </w:pPr>
      <w:r>
        <w:t xml:space="preserve">After the adaptation phase of simulations had ended, derived populations ‘met’ in secondary contact and produced hybrids. We randomly chose a haploid individual from each </w:t>
      </w:r>
      <w:r w:rsidR="00312AD5">
        <w:t xml:space="preserve">of </w:t>
      </w:r>
      <w:r>
        <w:t>the two allopatric populations to form a diploid (F</w:t>
      </w:r>
      <w:ins w:id="54" w:author="Microsoft Office User" w:date="2018-07-05T10:39:00Z">
        <w:r w:rsidR="00BA6E22">
          <w:rPr>
            <w:sz w:val="22"/>
            <w:szCs w:val="22"/>
            <w:vertAlign w:val="subscript"/>
          </w:rPr>
          <w:t>1</w:t>
        </w:r>
      </w:ins>
      <w:del w:id="55" w:author="Microsoft Office User" w:date="2018-07-05T10:39:00Z">
        <w:r w:rsidDel="00BA6E22">
          <w:delText>1</w:delText>
        </w:r>
      </w:del>
      <w:r>
        <w:t>) that produced a recombinant haploid hybrid through meiosis with free recombination among loci. If an allele was shared by both parents—which is possible only if it originate</w:t>
      </w:r>
      <w:r w:rsidR="00CB3FC3">
        <w:t>d</w:t>
      </w:r>
      <w:r>
        <w:t xml:space="preserve"> from the ancestral standing variation because mutations are unique and thus cannot arise de novo in both allopatric populations—then the allele was present in the hybrid. Alleles present in only one parent—all alleles arising from new mutation during adaptation in </w:t>
      </w:r>
      <w:proofErr w:type="spellStart"/>
      <w:r>
        <w:t>allopatry</w:t>
      </w:r>
      <w:proofErr w:type="spellEnd"/>
      <w:r>
        <w:t xml:space="preserve"> and alternative alleles fixed from the standing variation—were inherited by the hybrid offspring with probability 0.5</w:t>
      </w:r>
      <w:ins w:id="56" w:author="Microsoft Office User" w:date="2018-07-05T10:40:00Z">
        <w:r w:rsidR="009B0A43">
          <w:t xml:space="preserve"> (i.e., fair Mendelian segregation)</w:t>
        </w:r>
      </w:ins>
      <w:r>
        <w:t>. This was repeated 100 times to create 100 hybrids for each pair of parental populations.</w:t>
      </w:r>
    </w:p>
    <w:p w14:paraId="23F047F0" w14:textId="433C27CD" w:rsidR="002104A5" w:rsidRPr="00361803" w:rsidRDefault="003815E5" w:rsidP="005B6774">
      <w:pPr>
        <w:pStyle w:val="Body"/>
        <w:spacing w:line="480" w:lineRule="auto"/>
        <w:ind w:firstLine="720"/>
        <w:rPr>
          <w:rStyle w:val="PageNumber"/>
        </w:rPr>
      </w:pPr>
      <w:r w:rsidRPr="00361803">
        <w:rPr>
          <w:rStyle w:val="PageNumber"/>
        </w:rPr>
        <w:t>We calculate</w:t>
      </w:r>
      <w:r w:rsidR="00466E09">
        <w:rPr>
          <w:rStyle w:val="PageNumber"/>
        </w:rPr>
        <w:t>d</w:t>
      </w:r>
      <w:r w:rsidRPr="00361803">
        <w:rPr>
          <w:rStyle w:val="PageNumber"/>
        </w:rPr>
        <w:t xml:space="preserve"> two quantities of interest in the hybrids: </w:t>
      </w:r>
      <w:r w:rsidR="0056410A" w:rsidRPr="00361803">
        <w:rPr>
          <w:rStyle w:val="PageNumber"/>
        </w:rPr>
        <w:t>segregation variance</w:t>
      </w:r>
      <w:r w:rsidRPr="00361803">
        <w:rPr>
          <w:rStyle w:val="PageNumber"/>
        </w:rPr>
        <w:t xml:space="preserve"> and fitness</w:t>
      </w:r>
      <w:r w:rsidR="007344F3" w:rsidRPr="00361803">
        <w:rPr>
          <w:rStyle w:val="PageNumber"/>
        </w:rPr>
        <w:t xml:space="preserve">. </w:t>
      </w:r>
      <w:r w:rsidR="0056410A" w:rsidRPr="00361803">
        <w:rPr>
          <w:rStyle w:val="PageNumber"/>
        </w:rPr>
        <w:t>Segregation variance</w:t>
      </w:r>
      <w:r w:rsidR="0046369A" w:rsidRPr="00361803">
        <w:rPr>
          <w:rStyle w:val="PageNumber"/>
        </w:rPr>
        <w:t xml:space="preserve"> is</w:t>
      </w:r>
      <w:r w:rsidR="00B15A33" w:rsidRPr="00361803">
        <w:rPr>
          <w:rStyle w:val="PageNumber"/>
        </w:rPr>
        <w:t xml:space="preserve"> the phenotypic</w:t>
      </w:r>
      <w:r w:rsidR="006011E2" w:rsidRPr="00361803">
        <w:rPr>
          <w:rStyle w:val="PageNumber"/>
        </w:rPr>
        <w:t xml:space="preserve"> </w:t>
      </w:r>
      <w:r w:rsidR="0056410A" w:rsidRPr="00361803">
        <w:rPr>
          <w:rStyle w:val="PageNumber"/>
        </w:rPr>
        <w:t>variation</w:t>
      </w:r>
      <w:r w:rsidR="00293CCF" w:rsidRPr="00361803">
        <w:rPr>
          <w:rStyle w:val="PageNumber"/>
        </w:rPr>
        <w:t xml:space="preserve"> of hybrids</w:t>
      </w:r>
      <w:r w:rsidR="001333E3" w:rsidRPr="00361803">
        <w:rPr>
          <w:rStyle w:val="PageNumber"/>
        </w:rPr>
        <w:t xml:space="preserve"> </w:t>
      </w:r>
      <w:r w:rsidR="001333E3" w:rsidRPr="00361803">
        <w:rPr>
          <w:rStyle w:val="PageNumber"/>
        </w:rPr>
        <w:fldChar w:fldCharType="begin" w:fldLock="1"/>
      </w:r>
      <w:r w:rsidR="00BA49AA">
        <w:rPr>
          <w:rStyle w:val="PageNumber"/>
        </w:rPr>
        <w:instrText>ADDIN CSL_CITATION { "citationItems" : [ { "id" : "ITEM-1", "itemData" : { "DOI" : "10.1017/S0016672300032547", "ISBN" : "0016-6723 (Linking)", "ISSN" : "1469-5073", "PMID" : "7958831", "abstract" : "We develop a model to predict the increase in genetic variance of a quantitative character in a hybrid population produced by crossing two previously isolated populations of the same species. The increase in variance in the F-2 hybrids, the 'segregation variance', is caused by differences in the average allelic effects at each locus and by linkage disequilibrium among loci. We focus on the case in which the character is additively based and the average value of the character does not differ in the two populations. In that case the predicted segregation variance depends strongly on what is assumed about the genetic basis of the character. If the genetic variance of the character in each population is attributable to loci with numerous alleles of small effect that are in moderate frequency, as in Lande's (1975) model. the segregation variance should increase linearly with time since the populations were isolated, at a rate determined by the inverse of the effective population size. If the genetic variance is attributable to loci with alleles in very low frequency, as in Turelli's (1984) house-of-cards model or in Barton's (1990) model of pleiotropic, deleterious alleles, then the segregation variance in the hybrid population increases at a much lower rate", "author" : [ { "dropping-particle" : "", "family" : "Slatkin", "given" : "M.", "non-dropping-particle" : "", "parse-names" : false, "suffix" : "" }, { "dropping-particle" : "", "family" : "Lande", "given" : "R.", "non-dropping-particle" : "", "parse-names" : false, "suffix" : "" } ], "container-title" : "Genetical Research", "id" : "ITEM-1", "issue" : "1", "issued" : { "date-parts" : [ [ "1994" ] ] }, "page" : "51-56", "title" : "Segregation variance after hybridization of isolated populations", "type" : "article-journal", "volume" : "64" }, "uris" : [ "http://www.mendeley.com/documents/?uuid=f3ead96d-a1ba-47f2-a633-af83d3eafd79" ] }, { "id" : "ITEM-2", "itemData" : { "author" : [ { "dropping-particle" : "", "family" : "Wright", "given" : "Sewall", "non-dropping-particle" : "", "parse-names" : false, "suffix" : "" } ], "id" : "ITEM-2", "issued" : { "date-parts" : [ [ "1968" ] ] }, "number-of-pages" : "480", "publisher" : "University of Chicago Press", "publisher-place" : "Chicago, IL", "title" : "Evolution and the Genetics of Populations Vol. 1. Genetic and Biometric Foundations", "type" : "book" }, "uris" : [ "http://www.mendeley.com/documents/?uuid=bd50b601-cb01-481f-acba-d9219956b0d7" ] } ], "mendeley" : { "formattedCitation" : "(Wright 1968; Slatkin and Lande 1994)", "plainTextFormattedCitation" : "(Wright 1968; Slatkin and Lande 1994)", "previouslyFormattedCitation" : "(Wright 1968; Slatkin and Lande 1994)" }, "properties" : {  }, "schema" : "https://github.com/citation-style-language/schema/raw/master/csl-citation.json" }</w:instrText>
      </w:r>
      <w:r w:rsidR="001333E3" w:rsidRPr="00361803">
        <w:rPr>
          <w:rStyle w:val="PageNumber"/>
        </w:rPr>
        <w:fldChar w:fldCharType="separate"/>
      </w:r>
      <w:r w:rsidR="006C6207" w:rsidRPr="00361803">
        <w:rPr>
          <w:rStyle w:val="PageNumber"/>
          <w:noProof/>
        </w:rPr>
        <w:t>(Wright 1968; Slatkin and Lande 1994)</w:t>
      </w:r>
      <w:r w:rsidR="001333E3" w:rsidRPr="00361803">
        <w:rPr>
          <w:rStyle w:val="PageNumber"/>
        </w:rPr>
        <w:fldChar w:fldCharType="end"/>
      </w:r>
      <w:r w:rsidR="006C6207" w:rsidRPr="00361803">
        <w:rPr>
          <w:rStyle w:val="PageNumber"/>
        </w:rPr>
        <w:t xml:space="preserve"> and is calculated</w:t>
      </w:r>
      <w:r w:rsidR="00466E09">
        <w:rPr>
          <w:rStyle w:val="PageNumber"/>
        </w:rPr>
        <w:t xml:space="preserve"> here</w:t>
      </w:r>
      <w:r w:rsidR="006C6207" w:rsidRPr="00361803">
        <w:rPr>
          <w:rStyle w:val="PageNumber"/>
        </w:rPr>
        <w:t xml:space="preserve"> as the </w:t>
      </w:r>
      <w:ins w:id="57" w:author="Microsoft Office User" w:date="2018-07-05T10:41:00Z">
        <w:r w:rsidR="009B0A43">
          <w:rPr>
            <w:rStyle w:val="PageNumber"/>
          </w:rPr>
          <w:t xml:space="preserve">mean </w:t>
        </w:r>
      </w:ins>
      <w:r w:rsidR="00466E09">
        <w:rPr>
          <w:rStyle w:val="PageNumber"/>
        </w:rPr>
        <w:t xml:space="preserve">phenotypic variance across all </w:t>
      </w:r>
      <w:r w:rsidR="00466E09">
        <w:rPr>
          <w:rStyle w:val="PageNumber"/>
          <w:i/>
        </w:rPr>
        <w:t>m</w:t>
      </w:r>
      <w:r w:rsidR="00466E09">
        <w:rPr>
          <w:rStyle w:val="PageNumber"/>
        </w:rPr>
        <w:t xml:space="preserve"> traits</w:t>
      </w:r>
      <w:r w:rsidRPr="00361803">
        <w:rPr>
          <w:rStyle w:val="PageNumber"/>
        </w:rPr>
        <w:t>.</w:t>
      </w:r>
      <w:r w:rsidR="001C310E" w:rsidRPr="00361803">
        <w:rPr>
          <w:rStyle w:val="PageNumber"/>
          <w:i/>
          <w:iCs/>
        </w:rPr>
        <w:t xml:space="preserve"> </w:t>
      </w:r>
      <w:r w:rsidRPr="00361803">
        <w:rPr>
          <w:rStyle w:val="PageNumber"/>
        </w:rPr>
        <w:t xml:space="preserve">Higher </w:t>
      </w:r>
      <w:r w:rsidR="0056410A" w:rsidRPr="00361803">
        <w:rPr>
          <w:rStyle w:val="PageNumber"/>
        </w:rPr>
        <w:t>segregation variance</w:t>
      </w:r>
      <w:r w:rsidR="004D7F83" w:rsidRPr="00361803">
        <w:rPr>
          <w:rStyle w:val="PageNumber"/>
        </w:rPr>
        <w:t xml:space="preserve"> </w:t>
      </w:r>
      <w:r w:rsidR="00A53E08" w:rsidRPr="00361803">
        <w:rPr>
          <w:rStyle w:val="PageNumber"/>
        </w:rPr>
        <w:t>results</w:t>
      </w:r>
      <w:r w:rsidR="00254B83" w:rsidRPr="00361803">
        <w:rPr>
          <w:rStyle w:val="PageNumber"/>
        </w:rPr>
        <w:t xml:space="preserve"> when parents </w:t>
      </w:r>
      <w:r w:rsidR="00AC1EC4" w:rsidRPr="00361803">
        <w:rPr>
          <w:rStyle w:val="PageNumber"/>
        </w:rPr>
        <w:t>are differentiated by</w:t>
      </w:r>
      <w:r w:rsidR="00254B83" w:rsidRPr="00361803">
        <w:rPr>
          <w:rStyle w:val="PageNumber"/>
        </w:rPr>
        <w:t xml:space="preserve"> </w:t>
      </w:r>
      <w:r w:rsidR="00514CAE" w:rsidRPr="00361803">
        <w:rPr>
          <w:rStyle w:val="PageNumber"/>
        </w:rPr>
        <w:t xml:space="preserve">a </w:t>
      </w:r>
      <w:r w:rsidR="002031BF" w:rsidRPr="00361803">
        <w:rPr>
          <w:rStyle w:val="PageNumber"/>
        </w:rPr>
        <w:t xml:space="preserve">greater number </w:t>
      </w:r>
      <w:r w:rsidR="006A39D3" w:rsidRPr="00361803">
        <w:rPr>
          <w:rStyle w:val="PageNumber"/>
        </w:rPr>
        <w:t xml:space="preserve">of </w:t>
      </w:r>
      <w:r w:rsidR="002031BF" w:rsidRPr="00361803">
        <w:rPr>
          <w:rStyle w:val="PageNumber"/>
        </w:rPr>
        <w:t>alternative alleles</w:t>
      </w:r>
      <w:r w:rsidR="00C30DF4" w:rsidRPr="00361803">
        <w:rPr>
          <w:rStyle w:val="PageNumber"/>
        </w:rPr>
        <w:t xml:space="preserve"> (holding</w:t>
      </w:r>
      <w:r w:rsidR="006A39D3" w:rsidRPr="00361803">
        <w:rPr>
          <w:rStyle w:val="PageNumber"/>
        </w:rPr>
        <w:t xml:space="preserve"> effect</w:t>
      </w:r>
      <w:r w:rsidR="00C30DF4" w:rsidRPr="00361803">
        <w:rPr>
          <w:rStyle w:val="PageNumber"/>
        </w:rPr>
        <w:t xml:space="preserve"> size constant) or </w:t>
      </w:r>
      <w:r w:rsidR="002031BF" w:rsidRPr="00361803">
        <w:rPr>
          <w:rStyle w:val="PageNumber"/>
        </w:rPr>
        <w:t>alleles of individually-larger effect</w:t>
      </w:r>
      <w:r w:rsidR="00C30DF4" w:rsidRPr="00361803">
        <w:rPr>
          <w:rStyle w:val="PageNumber"/>
        </w:rPr>
        <w:t xml:space="preserve"> (holding number </w:t>
      </w:r>
      <w:r w:rsidR="006A39D3" w:rsidRPr="00361803">
        <w:rPr>
          <w:rStyle w:val="PageNumber"/>
        </w:rPr>
        <w:t xml:space="preserve">of </w:t>
      </w:r>
      <w:r w:rsidR="009C5AA6" w:rsidRPr="00361803">
        <w:rPr>
          <w:rStyle w:val="PageNumber"/>
        </w:rPr>
        <w:t>alleles</w:t>
      </w:r>
      <w:r w:rsidR="006A39D3" w:rsidRPr="00361803">
        <w:rPr>
          <w:rStyle w:val="PageNumber"/>
        </w:rPr>
        <w:t xml:space="preserve"> </w:t>
      </w:r>
      <w:r w:rsidR="00C30DF4" w:rsidRPr="00361803">
        <w:rPr>
          <w:rStyle w:val="PageNumber"/>
        </w:rPr>
        <w:t>constant)</w:t>
      </w:r>
      <w:r w:rsidR="000B18A0" w:rsidRPr="00361803">
        <w:rPr>
          <w:rStyle w:val="PageNumber"/>
        </w:rPr>
        <w:t xml:space="preserve"> </w:t>
      </w:r>
      <w:r w:rsidR="00444D87" w:rsidRPr="00361803">
        <w:rPr>
          <w:rStyle w:val="PageNumber"/>
        </w:rPr>
        <w:fldChar w:fldCharType="begin" w:fldLock="1"/>
      </w:r>
      <w:r w:rsidR="00BA49AA">
        <w:rPr>
          <w:rStyle w:val="PageNumber"/>
        </w:rPr>
        <w:instrText>ADDIN CSL_CITATION { "citationItems" : [ { "id" : "ITEM-1",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"ITEM-1", "issue" : "5", "issued" : { "date-parts" : [ [ "2014" ] ] }, "page" : "1244-1256", "title" : "Niche dimensionality and the genetics of ecological speciation", "type" : "article-journal", "volume" : "68" }, "uris" : [ "http://www.mendeley.com/documents/?uuid=702b54b5-99e0-4ad3-be21-3c77f331885f" ] }, { "id" : "ITEM-2", "itemData" : { "DOI" : "10.1017/S0016672300032547", "ISBN" : "0016-6723 (Linking)", "ISSN" : "1469-5073", "PMID" : "7958831", "abstract" : "We develop a model to predict the increase in genetic variance of a quantitative character in a hybrid population produced by crossing two previously isolated populations of the same species. The increase in variance in the F-2 hybrids, the 'segregation variance', is caused by differences in the average allelic effects at each locus and by linkage disequilibrium among loci. We focus on the case in which the character is additively based and the average value of the character does not differ in the two populations. In that case the predicted segregation variance depends strongly on what is assumed about the genetic basis of the character. If the genetic variance of the character in each population is attributable to loci with numerous alleles of small effect that are in moderate frequency, as in Lande's (1975) model. the segregation variance should increase linearly with time since the populations were isolated, at a rate determined by the inverse of the effective population size. If the genetic variance is attributable to loci with alleles in very low frequency, as in Turelli's (1984) house-of-cards model or in Barton's (1990) model of pleiotropic, deleterious alleles, then the segregation variance in the hybrid population increases at a much lower rate", "author" : [ { "dropping-particle" : "", "family" : "Slatkin", "given" : "M.", "non-dropping-particle" : "", "parse-names" : false, "suffix" : "" }, { "dropping-particle" : "", "family" : "Lande", "given" : "R.", "non-dropping-particle" : "", "parse-names" : false, "suffix" : "" } ], "container-title" : "Genetical Research", "id" : "ITEM-2", "issue" : "1", "issued" : { "date-parts" : [ [ "1994" ] ] }, "page" : "51-56", "title" : "Segregation variance after hybridization of isolated populations", "type" : "article-journal", "volume" : "64" }, "uris" : [ "http://www.mendeley.com/documents/?uuid=f3ead96d-a1ba-47f2-a633-af83d3eafd79" ] } ], "mendeley" : { "formattedCitation" : "(Slatkin and Lande 1994; Chevin et al. 2014)", "plainTextFormattedCitation" : "(Slatkin and Lande 1994; Chevin et al. 2014)", "previouslyFormattedCitation" : "(Slatkin and Lande 1994; Chevin et al. 2014)" }, "properties" : {  }, "schema" : "https://github.com/citation-style-language/schema/raw/master/csl-citation.json" }</w:instrText>
      </w:r>
      <w:r w:rsidR="00444D87" w:rsidRPr="00361803">
        <w:rPr>
          <w:rStyle w:val="PageNumber"/>
        </w:rPr>
        <w:fldChar w:fldCharType="separate"/>
      </w:r>
      <w:r w:rsidR="00847236" w:rsidRPr="00361803">
        <w:rPr>
          <w:rStyle w:val="PageNumber"/>
          <w:noProof/>
        </w:rPr>
        <w:t>(Slatkin and Lande 1994; Chevin et al. 2014)</w:t>
      </w:r>
      <w:r w:rsidR="00444D87" w:rsidRPr="00361803">
        <w:rPr>
          <w:rStyle w:val="PageNumber"/>
        </w:rPr>
        <w:fldChar w:fldCharType="end"/>
      </w:r>
      <w:r w:rsidR="009C2099" w:rsidRPr="00361803">
        <w:rPr>
          <w:rStyle w:val="PageNumber"/>
        </w:rPr>
        <w:t xml:space="preserve">. </w:t>
      </w:r>
      <w:r w:rsidR="0056410A" w:rsidRPr="00361803">
        <w:rPr>
          <w:rStyle w:val="PageNumber"/>
        </w:rPr>
        <w:t>Segregation variance</w:t>
      </w:r>
      <w:r w:rsidR="009C2099" w:rsidRPr="00361803">
        <w:rPr>
          <w:rStyle w:val="PageNumber"/>
        </w:rPr>
        <w:t xml:space="preserve"> captures the phenotypic </w:t>
      </w:r>
      <w:r w:rsidR="0003135B" w:rsidRPr="00361803">
        <w:rPr>
          <w:rStyle w:val="PageNumber"/>
        </w:rPr>
        <w:t>consequences of hybridization</w:t>
      </w:r>
      <w:r w:rsidR="00C43519" w:rsidRPr="00361803">
        <w:rPr>
          <w:rStyle w:val="PageNumber"/>
        </w:rPr>
        <w:t xml:space="preserve"> and is </w:t>
      </w:r>
      <w:r w:rsidR="009E1A9E" w:rsidRPr="00361803">
        <w:rPr>
          <w:rStyle w:val="PageNumber"/>
        </w:rPr>
        <w:t xml:space="preserve">therefore </w:t>
      </w:r>
      <w:r w:rsidR="00C43519" w:rsidRPr="00361803">
        <w:rPr>
          <w:rStyle w:val="PageNumber"/>
        </w:rPr>
        <w:t>mo</w:t>
      </w:r>
      <w:r w:rsidR="00847236" w:rsidRPr="00361803">
        <w:rPr>
          <w:rStyle w:val="PageNumber"/>
        </w:rPr>
        <w:t>re biologically meaningful than</w:t>
      </w:r>
      <w:r w:rsidR="00FF67DE" w:rsidRPr="00361803">
        <w:rPr>
          <w:rStyle w:val="PageNumber"/>
        </w:rPr>
        <w:t xml:space="preserve"> </w:t>
      </w:r>
      <w:r w:rsidR="00C43519" w:rsidRPr="00361803">
        <w:rPr>
          <w:rStyle w:val="PageNumber"/>
        </w:rPr>
        <w:t xml:space="preserve">simply quantifying the </w:t>
      </w:r>
      <w:r w:rsidR="00FF67DE" w:rsidRPr="00361803">
        <w:rPr>
          <w:rStyle w:val="PageNumber"/>
        </w:rPr>
        <w:t xml:space="preserve">number of different </w:t>
      </w:r>
      <w:r w:rsidR="0008762A">
        <w:rPr>
          <w:rStyle w:val="PageNumber"/>
        </w:rPr>
        <w:t>al</w:t>
      </w:r>
      <w:r w:rsidR="001159DB">
        <w:rPr>
          <w:rStyle w:val="PageNumber"/>
        </w:rPr>
        <w:t>leles</w:t>
      </w:r>
      <w:r w:rsidR="00FF67DE" w:rsidRPr="00361803">
        <w:rPr>
          <w:rStyle w:val="PageNumber"/>
        </w:rPr>
        <w:t xml:space="preserve"> that </w:t>
      </w:r>
      <w:r w:rsidR="003C05EE" w:rsidRPr="00361803">
        <w:rPr>
          <w:rStyle w:val="PageNumber"/>
        </w:rPr>
        <w:t>distinguish populations</w:t>
      </w:r>
      <w:r w:rsidR="008115AF" w:rsidRPr="00361803">
        <w:rPr>
          <w:rStyle w:val="PageNumber"/>
        </w:rPr>
        <w:t xml:space="preserve"> or their average </w:t>
      </w:r>
      <w:r w:rsidR="006A39D3" w:rsidRPr="00361803">
        <w:rPr>
          <w:rStyle w:val="PageNumber"/>
        </w:rPr>
        <w:t xml:space="preserve">effect </w:t>
      </w:r>
      <w:r w:rsidR="008115AF" w:rsidRPr="00361803">
        <w:rPr>
          <w:rStyle w:val="PageNumber"/>
        </w:rPr>
        <w:t>size</w:t>
      </w:r>
      <w:r w:rsidR="003C05EE" w:rsidRPr="00361803">
        <w:rPr>
          <w:rStyle w:val="PageNumber"/>
        </w:rPr>
        <w:t>.</w:t>
      </w:r>
      <w:r w:rsidR="002E3402" w:rsidRPr="00361803">
        <w:rPr>
          <w:rStyle w:val="PageNumber"/>
        </w:rPr>
        <w:t xml:space="preserve"> Phenotypic</w:t>
      </w:r>
      <w:r w:rsidR="0056410A" w:rsidRPr="00361803">
        <w:rPr>
          <w:rStyle w:val="PageNumber"/>
        </w:rPr>
        <w:t xml:space="preserve"> variance</w:t>
      </w:r>
      <w:r w:rsidR="00632BF2" w:rsidRPr="00361803">
        <w:rPr>
          <w:rStyle w:val="PageNumber"/>
        </w:rPr>
        <w:t xml:space="preserve"> in p</w:t>
      </w:r>
      <w:r w:rsidR="00252752" w:rsidRPr="00361803">
        <w:rPr>
          <w:rStyle w:val="PageNumber"/>
        </w:rPr>
        <w:t xml:space="preserve">arental populations </w:t>
      </w:r>
      <w:r w:rsidR="002901C7" w:rsidRPr="00361803">
        <w:rPr>
          <w:rStyle w:val="PageNumber"/>
        </w:rPr>
        <w:t xml:space="preserve">before hybridization </w:t>
      </w:r>
      <w:r w:rsidR="00D96F6E" w:rsidRPr="00361803">
        <w:rPr>
          <w:rStyle w:val="PageNumber"/>
        </w:rPr>
        <w:t xml:space="preserve">is near zero and is </w:t>
      </w:r>
      <w:r w:rsidR="00D96F6E" w:rsidRPr="00361803">
        <w:rPr>
          <w:rStyle w:val="PageNumber"/>
        </w:rPr>
        <w:lastRenderedPageBreak/>
        <w:t>not affected by the quantity o</w:t>
      </w:r>
      <w:r w:rsidR="00EE4532" w:rsidRPr="00361803">
        <w:rPr>
          <w:rStyle w:val="PageNumber"/>
        </w:rPr>
        <w:t>f</w:t>
      </w:r>
      <w:r w:rsidR="00D96F6E" w:rsidRPr="00361803">
        <w:rPr>
          <w:rStyle w:val="PageNumber"/>
        </w:rPr>
        <w:t xml:space="preserve"> standing variation </w:t>
      </w:r>
      <w:r w:rsidR="00100B52" w:rsidRPr="00361803">
        <w:rPr>
          <w:rStyle w:val="PageNumber"/>
        </w:rPr>
        <w:t>nor</w:t>
      </w:r>
      <w:r w:rsidR="00D96F6E" w:rsidRPr="00361803">
        <w:rPr>
          <w:rStyle w:val="PageNumber"/>
        </w:rPr>
        <w:t xml:space="preserve"> the </w:t>
      </w:r>
      <w:r w:rsidR="00252752" w:rsidRPr="00361803">
        <w:rPr>
          <w:rStyle w:val="PageNumber"/>
        </w:rPr>
        <w:t>initial distance to the optimum (Fig. S2</w:t>
      </w:r>
      <w:r w:rsidR="00AB2548" w:rsidRPr="00361803">
        <w:rPr>
          <w:rStyle w:val="PageNumber"/>
        </w:rPr>
        <w:t>C</w:t>
      </w:r>
      <w:r w:rsidR="00252752" w:rsidRPr="00361803">
        <w:rPr>
          <w:rStyle w:val="PageNumber"/>
        </w:rPr>
        <w:t xml:space="preserve">). </w:t>
      </w:r>
    </w:p>
    <w:p w14:paraId="0501FECC" w14:textId="40BABE7A" w:rsidR="00C45AE6" w:rsidRPr="00361803" w:rsidRDefault="001F29D6" w:rsidP="005B6774">
      <w:pPr>
        <w:pStyle w:val="Body"/>
        <w:spacing w:line="480" w:lineRule="auto"/>
        <w:ind w:firstLine="720"/>
        <w:rPr>
          <w:rStyle w:val="PageNumber"/>
          <w:noProof/>
        </w:rPr>
      </w:pPr>
      <w:r w:rsidRPr="00361803">
        <w:rPr>
          <w:rStyle w:val="PageNumber"/>
        </w:rPr>
        <w:t xml:space="preserve">An individual hybrid’s fitness </w:t>
      </w:r>
      <w:ins w:id="58" w:author="Microsoft Office User" w:date="2018-07-05T10:42:00Z">
        <w:r w:rsidR="009B0A43">
          <w:rPr>
            <w:rStyle w:val="PageNumber"/>
          </w:rPr>
          <w:t xml:space="preserve">in a given parental environment </w:t>
        </w:r>
      </w:ins>
      <w:r w:rsidR="009E1A9E">
        <w:rPr>
          <w:rStyle w:val="PageNumber"/>
        </w:rPr>
        <w:t>was</w:t>
      </w:r>
      <w:r w:rsidRPr="00361803">
        <w:rPr>
          <w:rStyle w:val="PageNumber"/>
        </w:rPr>
        <w:t xml:space="preserve"> calculated from its phenotype in the same manner as the fitness of their parents (Fig. 1</w:t>
      </w:r>
      <w:r w:rsidR="003E16BE" w:rsidRPr="00361803">
        <w:rPr>
          <w:rStyle w:val="PageNumber"/>
        </w:rPr>
        <w:t>C</w:t>
      </w:r>
      <w:r w:rsidRPr="00361803">
        <w:rPr>
          <w:rStyle w:val="PageNumber"/>
        </w:rPr>
        <w:t>)</w:t>
      </w:r>
      <w:r w:rsidR="00424B7C" w:rsidRPr="00361803">
        <w:rPr>
          <w:rStyle w:val="PageNumber"/>
        </w:rPr>
        <w:t>. We quantif</w:t>
      </w:r>
      <w:r w:rsidR="00017E28">
        <w:rPr>
          <w:rStyle w:val="PageNumber"/>
        </w:rPr>
        <w:t>ied</w:t>
      </w:r>
      <w:r w:rsidR="00424B7C" w:rsidRPr="00361803">
        <w:rPr>
          <w:rStyle w:val="PageNumber"/>
        </w:rPr>
        <w:t xml:space="preserve"> the fitness of each hybrid</w:t>
      </w:r>
      <w:r w:rsidRPr="00361803">
        <w:rPr>
          <w:rStyle w:val="PageNumber"/>
        </w:rPr>
        <w:t xml:space="preserve"> in both parental environments</w:t>
      </w:r>
      <w:r w:rsidR="00B26C30" w:rsidRPr="00361803">
        <w:rPr>
          <w:rStyle w:val="PageNumber"/>
        </w:rPr>
        <w:t xml:space="preserve"> and record</w:t>
      </w:r>
      <w:r w:rsidR="00F54212">
        <w:rPr>
          <w:rStyle w:val="PageNumber"/>
        </w:rPr>
        <w:t>ed</w:t>
      </w:r>
      <w:r w:rsidR="00B26C30" w:rsidRPr="00361803">
        <w:rPr>
          <w:rStyle w:val="PageNumber"/>
        </w:rPr>
        <w:t xml:space="preserve"> </w:t>
      </w:r>
      <w:r w:rsidR="00753C80" w:rsidRPr="00361803">
        <w:rPr>
          <w:rStyle w:val="PageNumber"/>
        </w:rPr>
        <w:t>its</w:t>
      </w:r>
      <w:r w:rsidR="00125468" w:rsidRPr="00361803">
        <w:rPr>
          <w:rStyle w:val="PageNumber"/>
        </w:rPr>
        <w:t xml:space="preserve"> final</w:t>
      </w:r>
      <w:r w:rsidR="00753C80" w:rsidRPr="00361803">
        <w:rPr>
          <w:rStyle w:val="PageNumber"/>
        </w:rPr>
        <w:t xml:space="preserve"> fitn</w:t>
      </w:r>
      <w:r w:rsidR="001C310E" w:rsidRPr="00361803">
        <w:rPr>
          <w:rStyle w:val="PageNumber"/>
        </w:rPr>
        <w:t xml:space="preserve">ess as </w:t>
      </w:r>
      <w:r w:rsidR="003815E5" w:rsidRPr="00361803">
        <w:rPr>
          <w:rStyle w:val="PageNumber"/>
        </w:rPr>
        <w:t xml:space="preserve">the </w:t>
      </w:r>
      <w:r w:rsidR="001C310E" w:rsidRPr="00361803">
        <w:rPr>
          <w:rStyle w:val="PageNumber"/>
        </w:rPr>
        <w:t xml:space="preserve">larger of </w:t>
      </w:r>
      <w:r w:rsidR="00D526B6" w:rsidRPr="00361803">
        <w:rPr>
          <w:rStyle w:val="PageNumber"/>
        </w:rPr>
        <w:t>the</w:t>
      </w:r>
      <w:r w:rsidR="001C310E" w:rsidRPr="00361803">
        <w:rPr>
          <w:rStyle w:val="PageNumber"/>
        </w:rPr>
        <w:t xml:space="preserve"> two values</w:t>
      </w:r>
      <w:r w:rsidR="00BB6B40" w:rsidRPr="00361803">
        <w:rPr>
          <w:rStyle w:val="PageNumber"/>
        </w:rPr>
        <w:t>.</w:t>
      </w:r>
      <w:r w:rsidR="009C5AA6" w:rsidRPr="00361803">
        <w:rPr>
          <w:rStyle w:val="PageNumber"/>
        </w:rPr>
        <w:t xml:space="preserve"> This can be imagined as giving the hybrid a choice </w:t>
      </w:r>
      <w:r w:rsidR="00E7676B" w:rsidRPr="00361803">
        <w:rPr>
          <w:rStyle w:val="PageNumber"/>
        </w:rPr>
        <w:t>of</w:t>
      </w:r>
      <w:r w:rsidR="009C5AA6" w:rsidRPr="00361803">
        <w:rPr>
          <w:rStyle w:val="PageNumber"/>
        </w:rPr>
        <w:t xml:space="preserve"> alternative host-plants </w:t>
      </w:r>
      <w:r w:rsidR="00971B06" w:rsidRPr="00361803">
        <w:rPr>
          <w:rStyle w:val="PageNumber"/>
        </w:rPr>
        <w:fldChar w:fldCharType="begin" w:fldLock="1"/>
      </w:r>
      <w:r w:rsidR="00BA49AA">
        <w:rPr>
          <w:rStyle w:val="PageNumber"/>
        </w:rPr>
        <w:instrText>ADDIN CSL_CITATION { "citationItems" : [ { "id" : "ITEM-1", "itemData" : { "DOI" : "10.1098/rstb.2002.1059", "ISBN" : "0962-8436", "ISSN" : "09628436", "PMID" : "12028786", "abstract" : "The existence of a continuous array of sympatric biotypes - from polymorphisms, through ecological or host races with increasing reproductive isolation, to good species - can provide strong evidence for a continuous route to sympatric speciation via natural selection. Host races in plant-feeding insects, in particular, have often been used as evidence for the probability of sympatric speciation. Here, we provide verifiable criteria to distinguish host races from other biotypes: in brief, host races are genetically differentiated, sympatric populations of parasites that use different hosts and between which there is appreciable gene flow. We recognize host races as kinds of species that regularly exchange genes with other species at a rate of more than ca. 1% per generation, rather than as fundamentally distinct taxa. Host races provide a convenient, although admittedly somewhat arbitrary intermediate stage along the speciation continuum. They are a heuristic device to aid in evaluating the probability of speciation by natural selection, particularly in sympatry. Speciation is thereby envisaged as having two phases: (i) the evolution of host races from within polymorphic, panmictic populations; and (ii) further reduction of gene flow between host races until the diverging populations can become generally accepted as species. We apply this criterion to 21 putative host race systems. Of these, only three are unambiguously classified as host races, but a further eight are strong candidates that merely lack accurate information on rates of hybridization or gene flow. Thus, over one-half of the cases that we review are probably or certainly host races, under our definition. Our review of the data favours the idea of sympatric speciation via host shift for three major reasons: (i) the evolution of assortative mating as a pleiotropic by-product of adaptation to a new host seems likely, even in cases where mating occurs away from the host; (ii) stable genetic differences in half of the cases attest to the power of natural selection to maintain multilocus polymorphisms with substantial linkage disequilibrium, in spite of probable gene flow; and (iii) this linkage disequilibrium should permit additional host adaptation, leading to further reproductive isolation via pleiotropy, and also provides conditions suitable for adaptive evolution of mate choice (reinforcement) to cause still further reductions in gene flow. Current data are too sparse to rule out a cryptic \u2026", "author" : [ { "dropping-particle" : "", "family" : "Dr\u00e8s", "given" : "Michele", "non-dropping-particle" : "", "parse-names" : false, "suffix" : "" }, { "dropping-particle" : "", "family" : "Mallet", "given" : "James", "non-dropping-particle" : "", "parse-names" : false, "suffix" : "" } ], "container-title" : "Philosophical Transactions of the Royal Society B: Biological Sciences", "id" : "ITEM-1", "issue" : "1420", "issued" : { "date-parts" : [ [ "2002" ] ] }, "page" : "471-492", "title" : "Host races in plant-feeding insects and their importance in sympatric speciation", "type" : "article-journal", "volume" : "357" }, "uris" : [ "http://www.mendeley.com/documents/?uuid=e2acf556-47c9-4433-82fb-17f8419af330" ] } ], "mendeley" : { "formattedCitation" : "(Dr\u00e8s and Mallet 2002)", "plainTextFormattedCitation" : "(Dr\u00e8s and Mallet 2002)", "previouslyFormattedCitation" : "(Dr\u00e8s and Mallet 2002)" }, "properties" : {  }, "schema" : "https://github.com/citation-style-language/schema/raw/master/csl-citation.json" }</w:instrText>
      </w:r>
      <w:r w:rsidR="00971B06" w:rsidRPr="00361803">
        <w:rPr>
          <w:rStyle w:val="PageNumber"/>
        </w:rPr>
        <w:fldChar w:fldCharType="separate"/>
      </w:r>
      <w:r w:rsidR="00971B06" w:rsidRPr="00361803">
        <w:rPr>
          <w:rStyle w:val="PageNumber"/>
          <w:noProof/>
        </w:rPr>
        <w:t>(Drès and Mallet 2002)</w:t>
      </w:r>
      <w:r w:rsidR="00971B06" w:rsidRPr="00361803">
        <w:rPr>
          <w:rStyle w:val="PageNumber"/>
        </w:rPr>
        <w:fldChar w:fldCharType="end"/>
      </w:r>
      <w:r w:rsidR="009C5AA6" w:rsidRPr="00361803">
        <w:rPr>
          <w:rStyle w:val="PageNumber"/>
        </w:rPr>
        <w:t>.</w:t>
      </w:r>
      <w:r w:rsidR="001C310E" w:rsidRPr="00361803">
        <w:rPr>
          <w:rStyle w:val="PageNumber"/>
        </w:rPr>
        <w:t xml:space="preserve"> </w:t>
      </w:r>
      <w:r w:rsidR="002104A5" w:rsidRPr="00361803">
        <w:rPr>
          <w:rStyle w:val="PageNumber"/>
        </w:rPr>
        <w:t>Our fitness metric reflects what is traditionally recognized as ‘extrinsic’ isolation</w:t>
      </w:r>
      <w:r w:rsidR="000338C9" w:rsidRPr="00361803">
        <w:rPr>
          <w:rStyle w:val="PageNumber"/>
        </w:rPr>
        <w:t xml:space="preserve">, and </w:t>
      </w:r>
      <w:r w:rsidR="002104A5" w:rsidRPr="00361803">
        <w:rPr>
          <w:rStyle w:val="PageNumber"/>
        </w:rPr>
        <w:t xml:space="preserve">explicitly considers </w:t>
      </w:r>
      <w:r w:rsidR="00CC6CBC" w:rsidRPr="00361803">
        <w:rPr>
          <w:rStyle w:val="PageNumber"/>
        </w:rPr>
        <w:t xml:space="preserve">epistasis </w:t>
      </w:r>
      <w:r w:rsidR="00CC6CBC">
        <w:rPr>
          <w:rStyle w:val="PageNumber"/>
        </w:rPr>
        <w:t xml:space="preserve">for </w:t>
      </w:r>
      <w:r w:rsidR="002104A5" w:rsidRPr="00361803">
        <w:rPr>
          <w:rStyle w:val="PageNumber"/>
        </w:rPr>
        <w:t>fi</w:t>
      </w:r>
      <w:r w:rsidR="004F6F44" w:rsidRPr="00361803">
        <w:rPr>
          <w:rStyle w:val="PageNumber"/>
        </w:rPr>
        <w:t>tness between alleles</w:t>
      </w:r>
      <w:ins w:id="59" w:author="Microsoft Office User" w:date="2018-07-05T10:43:00Z">
        <w:r w:rsidR="009B0A43">
          <w:rPr>
            <w:rStyle w:val="PageNumber"/>
          </w:rPr>
          <w:t xml:space="preserve"> at different loci</w:t>
        </w:r>
      </w:ins>
      <w:r w:rsidR="004F6F44" w:rsidRPr="00361803">
        <w:rPr>
          <w:rStyle w:val="PageNumber"/>
        </w:rPr>
        <w:t xml:space="preserve">. Accordingly, </w:t>
      </w:r>
      <w:r w:rsidR="002E5DC1" w:rsidRPr="00361803">
        <w:rPr>
          <w:rStyle w:val="PageNumber"/>
        </w:rPr>
        <w:t xml:space="preserve">two alleles that </w:t>
      </w:r>
      <w:r w:rsidR="002104A5" w:rsidRPr="00361803">
        <w:rPr>
          <w:rStyle w:val="PageNumber"/>
        </w:rPr>
        <w:t xml:space="preserve">reduce hybrid fitness </w:t>
      </w:r>
      <w:r w:rsidR="002E5DC1" w:rsidRPr="00361803">
        <w:rPr>
          <w:rStyle w:val="PageNumber"/>
        </w:rPr>
        <w:t xml:space="preserve">when combined </w:t>
      </w:r>
      <w:r w:rsidR="00C45AE6" w:rsidRPr="00361803">
        <w:rPr>
          <w:rStyle w:val="PageNumber"/>
        </w:rPr>
        <w:t xml:space="preserve">in a hybrid </w:t>
      </w:r>
      <w:r w:rsidR="002104A5" w:rsidRPr="00361803">
        <w:rPr>
          <w:rStyle w:val="PageNumber"/>
        </w:rPr>
        <w:t>can be considered Bateson-</w:t>
      </w:r>
      <w:proofErr w:type="spellStart"/>
      <w:r w:rsidR="002104A5" w:rsidRPr="00361803">
        <w:rPr>
          <w:rStyle w:val="PageNumber"/>
        </w:rPr>
        <w:t>Dobzhansky</w:t>
      </w:r>
      <w:proofErr w:type="spellEnd"/>
      <w:r w:rsidR="002104A5" w:rsidRPr="00361803">
        <w:rPr>
          <w:rStyle w:val="PageNumber"/>
        </w:rPr>
        <w:t xml:space="preserve">-Muller incompatibility loci </w:t>
      </w:r>
      <w:r w:rsidR="002104A5" w:rsidRPr="00361803">
        <w:rPr>
          <w:rStyle w:val="PageNumber"/>
        </w:rPr>
        <w:fldChar w:fldCharType="begin" w:fldLock="1"/>
      </w:r>
      <w:r w:rsidR="00BA49AA">
        <w:rPr>
          <w:rStyle w:val="PageNumber"/>
        </w:rPr>
        <w:instrText>ADDIN CSL_CITATION { "citationItems" : [ { "id" : "ITEM-1", "itemData" : { "author" : [ { "dropping-particle" : "", "family" : "Bateson", "given" : "W", "non-dropping-particle" : "", "parse-names" : false, "suffix" : "" } ], "container-title" : "Darwin and Modern Science", "editor" : [ { "dropping-particle" : "", "family" : "Seward", "given" : "A C", "non-dropping-particle" : "", "parse-names" : false, "suffix" : "" } ], "id" : "ITEM-1", "issued" : { "date-parts" : [ [ "1909" ] ] }, "page" : "85-101", "publisher" : "Cambridge University Press", "publisher-place" : "Cambridge", "title" : "Heredity and variation in modern lights", "type" : "chapter" }, "uris" : [ "http://www.mendeley.com/documents/?uuid=4e89595a-958f-4ce9-a45b-01d65ab9251f" ] }, { "id" : "ITEM-2", "itemData" : { "author" : [ { "dropping-particle" : "", "family" : "Dobzhansky", "given" : "TG", "non-dropping-particle" : "", "parse-names" : false, "suffix" : "" } ], "id" : "ITEM-2", "issued" : { "date-parts" : [ [ "1937" ] ] }, "publisher" : "Columbia University Press", "publisher-place" : "New York", "title" : "Genetics and the origin of species", "type" : "book" }, "uris" : [ "http://www.mendeley.com/documents/?uuid=272f3445-4e5a-4db8-acb4-520e71380922" ] }, { "id" : "ITEM-3", "itemData" : { "ISSN" : "0038-0814", "PMID" : "464", "abstract" : "Reproductive isolation is the basis of the Biological Species Definition and can be a driving force of speciation. Theoretical studies have provided models of how reproductive isolation can arise within individual species. Genetic tests of these models are limited to populations in which reproductive isolation is present but not complete. Here, reproductive isolation in the Elgans-Group of the nematode genus Caenorhabditis is reviewed. Pre-mating barriers, assortative fertilization and post-zygotic barriers all have been observed in this clade. In some combinations of species, fertile F1 hybrids can be obtained. Therefore, the Elegans-Group of Caenorhabditis is poised to become an important experimental system for the study of reproductive isolation.", "author" : [ { "dropping-particle" : "", "family" : "Muller", "given" : "HJ J", "non-dropping-particle" : "", "parse-names" : false, "suffix" : "" } ], "container-title" : "Biol. Symp", "id" : "ITEM-3", "issued" : { "date-parts" : [ [ "1942" ] ] }, "page" : "71-125 ST  - Isolating mechanisms, evolution and t", "title" : "Isolating mechanisms, evolution and temperature", "type" : "article", "volume" : "6" }, "uris" : [ "http://www.mendeley.com/documents/?uuid=085aa602-3b58-4ecc-81b7-23b114250e42" ] }, { "id" : "ITEM-4",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"ITEM-4", "issue" : "5", "issued" : { "date-parts" : [ [ "2014" ] ] }, "page" : "1244-1256", "title" : "Niche dimensionality and the genetics of ecological speciation", "type" : "article-journal", "volume" : "68" }, "uris" : [ "http://www.mendeley.com/documents/?uuid=702b54b5-99e0-4ad3-be21-3c77f331885f" ] }, { "id" : "ITEM-5",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"ITEM-5", "issue" : "7", "issued" : { "date-parts" : [ [ "2016" ] ] }, "page" : "1450-1464", "title" : "The genetics of speciation: Insights from Fisher's geometric model", "type" : "article-journal", "volume" : "70" }, "uris" : [ "http://www.mendeley.com/documents/?uuid=c1b67305-c7c8-4ad0-bf1c-55e1ca68cfbf" ] } ], "mendeley" : { "formattedCitation" : "(Bateson 1909; Dobzhansky 1937; Muller 1942; Chevin et al. 2014; Fra\u00efsse et al. 2016)", "plainTextFormattedCitation" : "(Bateson 1909; Dobzhansky 1937; Muller 1942; Chevin et al. 2014; Fra\u00efsse et al. 2016)", "previouslyFormattedCitation" : "(Bateson 1909; Dobzhansky 1937; Muller 1942; Chevin et al. 2014; Fra\u00efsse et al. 2016)" }, "properties" : {  }, "schema" : "https://github.com/citation-style-language/schema/raw/master/csl-citation.json" }</w:instrText>
      </w:r>
      <w:r w:rsidR="002104A5" w:rsidRPr="00361803">
        <w:rPr>
          <w:rStyle w:val="PageNumber"/>
        </w:rPr>
        <w:fldChar w:fldCharType="separate"/>
      </w:r>
      <w:r w:rsidR="002104A5" w:rsidRPr="00361803">
        <w:rPr>
          <w:rStyle w:val="PageNumber"/>
          <w:noProof/>
        </w:rPr>
        <w:t>(Bateson 1909; Dobzhansky 1937; Muller 1942; Chevin et al. 2014; Fraïsse et al. 2016)</w:t>
      </w:r>
      <w:r w:rsidR="002104A5" w:rsidRPr="00361803">
        <w:rPr>
          <w:rStyle w:val="PageNumber"/>
        </w:rPr>
        <w:fldChar w:fldCharType="end"/>
      </w:r>
      <w:r w:rsidR="002104A5" w:rsidRPr="00361803">
        <w:rPr>
          <w:rStyle w:val="PageNumber"/>
        </w:rPr>
        <w:t xml:space="preserve"> with environment-specific effects on fitness </w:t>
      </w:r>
      <w:r w:rsidR="00C45AE6" w:rsidRPr="00361803">
        <w:rPr>
          <w:rStyle w:val="PageNumber"/>
        </w:rPr>
        <w:fldChar w:fldCharType="begin" w:fldLock="1"/>
      </w:r>
      <w:r w:rsidR="00BA49AA">
        <w:rPr>
          <w:rStyle w:val="PageNumber"/>
        </w:rPr>
        <w:instrText>ADDIN CSL_CITATION { "citationItems" : [ { "id" : "ITEM-1", "itemData" : { "DOI" : "10.1038/nature13301", "ISBN" : "1476-4687 (Electronic)\\r0028-0836 (Linking)", "ISSN" : "&lt;null&gt;", "PMID" : "24909991", "abstract" : "Nature (2014). doi:10.1038/nature13301", "author" : [ { "dropping-particle" : "", "family" : "Arnegard", "given" : "Matthew E", "non-dropping-particle" : "", "parse-names" : false, "suffix" : "" }, { "dropping-particle" : "", "family" : "McGee", "given" : "Matthew D", "non-dropping-particle" : "", "parse-names" : false, "suffix" : "" }, { "dropping-particle" : "", "family" : "Matthews", "given" : "Blake", "non-dropping-particle" : "", "parse-names" : false, "suffix" : "" }, { "dropping-particle" : "", "family" : "Marchinko", "given" : "Kerry B", "non-dropping-particle" : "", "parse-names" : false, "suffix" : "" }, { "dropping-particle" : "", "family" : "Conte", "given" : "Gina L", "non-dropping-particle" : "", "parse-names" : false, "suffix" : "" }, { "dropping-particle" : "", "family" : "Kabir", "given" : "Sahriar", "non-dropping-particle" : "", "parse-names" : false, "suffix" : "" }, { "dropping-particle" : "", "family" : "Bedford", "given" : "Nicole", "non-dropping-particle" : "", "parse-names" : false, "suffix" : "" }, { "dropping-particle" : "", "family" : "Bergek", "given" : "Sara", "non-dropping-particle" : "", "parse-names" : false, "suffix" : "" }, { "dropping-particle" : "", "family" : "Chan", "given" : "Yingguang Frank", "non-dropping-particle" : "", "parse-names" : false, "suffix" : "" }, { "dropping-particle" : "", "family" : "Jones", "given" : "Felicity C", "non-dropping-particle" : "", "parse-names" : false, "suffix" : "" }, { "dropping-particle" : "", "family" : "Kingsley", "given" : "David M", "non-dropping-particle" : "", "parse-names" : false, "suffix" : "" }, { "dropping-particle" : "", "family" : "Peichel", "given" : "Catherine L", "non-dropping-particle" : "", "parse-names" : false, "suffix" : "" }, { "dropping-particle" : "", "family" : "Schluter", "given" : "Dolph", "non-dropping-particle" : "", "parse-names" : false, "suffix" : "" } ], "container-title" : "Nature", "id" : "ITEM-1", "issued" : { "date-parts" : [ [ "2014" ] ] }, "page" : "307-311", "title" : "Genetics of ecological divergence during speciation", "type" : "article-journal", "volume" : "511" }, "uris" : [ "http://www.mendeley.com/documents/?uuid=2bf61271-f72f-4e4e-8422-628a3afc4838" ] }, { "id" : "ITEM-2", "itemData" : { "DOI" : "10.7554/eLife.02535", "ISBN" : "2050-084X (Print)", "ISSN" : "2050084X", "PMID" : "24898754", "abstract" : "Hybridization is increasingly being recognized as a common process in both animal and plant species. Negative epistatic interactions between genes from different parental genomes decrease the fitness of hybrids and can limit gene flow between species. However, little is known about the number and genome-wide distribution of genetic incompatibilities separating species. To detect interacting genes, we perform a high-resolution genome scan for linkage disequilibrium between unlinked genomic regions in naturally occurring hybrid populations of swordtail fish. We estimate that hundreds of pairs of genomic regions contribute to reproductive isolation between these species, despite them being recently diverged. Many of these incompatibilities are likely the result of natural or sexual selection on hybrids, since intrinsic isolation is known to be weak. Patterns of genomic divergence at these regions imply that genetic incompatibilities play a significant role in limiting gene flow even in young species.", "author" : [ { "dropping-particle" : "", "family" : "Schumer", "given" : "Molly", "non-dropping-particle" : "", "parse-names" : false, "suffix" : "" }, { "dropping-particle" : "", "family" : "Cui", "given" : "Rongfeng", "non-dropping-particle" : "", "parse-names" : false, "suffix" : "" }, { "dropping-particle" : "", "family" : "Powell", "given" : "Daniel L.", "non-dropping-particle" : "", "parse-names" : false, "suffix" : "" }, { "dropping-particle" : "", "family" : "Dresner", "given" : "Rebecca", "non-dropping-particle" : "", "parse-names" : false, "suffix" : "" }, { "dropping-particle" : "", "family" : "Rosenthal", "given" : "Gil G.", "non-dropping-particle" : "", "parse-names" : false, "suffix" : "" }, { "dropping-particle" : "", "family" : "Andolfatto", "given" : "Peter", "non-dropping-particle" : "", "parse-names" : false, "suffix" : "" } ], "container-title" : "eLife", "id" : "ITEM-2", "issued" : { "date-parts" : [ [ "2014" ] ] }, "page" : "e02535", "title" : "High-resolution mapping reveals hundreds of genetic incompatibilities in hybridizing fish species", "type" : "article-journal", "volume" : "3" }, "uris" : [ "http://www.mendeley.com/documents/?uuid=de160447-a18e-4e30-a1c0-c2342c795eed" ] }, { "id" : "ITEM-3", "itemData" : { "DOI" : "10.1371/journal.pbio.1002591", "ISBN" : "1111111111", "ISSN" : "15457885", "PMID" : "28114370", "abstract" : "Independently evolving populations may adapt to similar selection pressures via different genetic changes. The interactions between such changes, such as in a hybrid individual, can inform us about what course adaptation may follow and allow us to determine whether gene flow would be facilitated or hampered following secondary contact. We used Saccharomyces cerevisiae to measure the genetic interactions between first-step mutations that independently evolved in the same biosynthetic pathway following exposure to the fungicide nystatin. We found that genetic interactions are prevalent and predominantly negative, with the majority of mutations causing lower growth when combined in a double mutant than when alone as a single mutant (sign epistasis). The prevalence of sign epistasis is surprising given the small number of mutations tested and runs counter to expectations for mutations arising in a single biosynthetic pathway in the face of a simple selective pressure. Furthermore, in one third of pairwise interactions, the double mutant grew less well than either single mutant (reciprocal sign epistasis). The observation of reciprocal sign epistasis among these first adaptive mutations arising in the same genetic background indicates that partial postzygotic reproductive isolation could evolve rapidly between populations under similar selective pressures, even with only a single genetic change in each. The nature of the epistatic relationships was sensitive, however, to the level of drug stress in the assay conditions, as many double mutants became fitter than the single mutants at higher concentrations of nystatin. We discuss the implications of these results both for our understanding of epistatic interactions among beneficial mutations in the same biochemical pathway and for speciation.", "author" : [ { "dropping-particle" : "", "family" : "Ono", "given" : "Jasmine", "non-dropping-particle" : "", "parse-names" : false, "suffix" : "" }, { "dropping-particle" : "", "family" : "Gerstein", "given" : "Aleeza C.", "non-dropping-particle" : "", "parse-names" : false, "suffix" : "" }, { "dropping-particle" : "", "family" : "Otto", "given" : "Sarah P.", "non-dropping-particle" : "", "parse-names" : false, "suffix" : "" } ], "container-title" : "PLoS Biology", "id" : "ITEM-3", "issue" : "1", "issued" : { "date-parts" : [ [ "2017" ] ] }, "title" : "Widespread Genetic Incompatibilities between First-Step Mutations during Parallel Adaptation of Saccharomyces cerevisiae to a Common Environment", "type" : "article-journal", "volume" : "15" }, "uris" : [ "http://www.mendeley.com/documents/?uuid=c6779128-d881-4df0-8b03-385a50ca3d9d" ] } ], "mendeley" : { "formattedCitation" : "(Arnegard et al. 2014; Schumer et al. 2014; Ono et al. 2017)", "manualFormatting" : "(see Arnegard et al. [2014], Schumer et al. [2014], and  Ono et al. [2017] for discussion of environment-specific incompatibilities).\r", "plainTextFormattedCitation" : "(Arnegard et al. 2014; Schumer et al. 2014; Ono et al. 2017)", "previouslyFormattedCitation" : "(Arnegard et al. 2014; Schumer et al. 2014; Ono et al. 2017)" }, "properties" : {  }, "schema" : "https://github.com/citation-style-language/schema/raw/master/csl-citation.json" }</w:instrText>
      </w:r>
      <w:r w:rsidR="00C45AE6" w:rsidRPr="00361803">
        <w:rPr>
          <w:rStyle w:val="PageNumber"/>
        </w:rPr>
        <w:fldChar w:fldCharType="separate"/>
      </w:r>
      <w:r w:rsidR="00C45AE6" w:rsidRPr="00361803">
        <w:rPr>
          <w:rStyle w:val="PageNumber"/>
          <w:noProof/>
        </w:rPr>
        <w:t>(see Arnegard et al. [2014], Schumer et al. [2014], and  Ono et al. [2017] for discussion of environment-specific incompatibilities).</w:t>
      </w:r>
    </w:p>
    <w:p w14:paraId="5573DBA4" w14:textId="25CEE6D0" w:rsidR="005F4F27" w:rsidRPr="00361803" w:rsidRDefault="00C45AE6" w:rsidP="005B6774">
      <w:pPr>
        <w:pStyle w:val="Body"/>
        <w:spacing w:line="480" w:lineRule="auto"/>
        <w:rPr>
          <w:rStyle w:val="PageNumber"/>
        </w:rPr>
      </w:pPr>
      <w:r w:rsidRPr="00361803">
        <w:rPr>
          <w:rStyle w:val="PageNumber"/>
        </w:rPr>
        <w:fldChar w:fldCharType="end"/>
      </w:r>
    </w:p>
    <w:p w14:paraId="46141854" w14:textId="77777777" w:rsidR="00564199" w:rsidRDefault="003815E5" w:rsidP="005B6774">
      <w:pPr>
        <w:pStyle w:val="Body"/>
        <w:spacing w:line="480" w:lineRule="auto"/>
        <w:rPr>
          <w:rStyle w:val="PageNumber"/>
          <w:u w:val="single"/>
        </w:rPr>
      </w:pPr>
      <w:r w:rsidRPr="00361803">
        <w:rPr>
          <w:rStyle w:val="PageNumber"/>
          <w:b/>
          <w:bCs/>
        </w:rPr>
        <w:t>Results</w:t>
      </w:r>
      <w:r w:rsidR="00327285" w:rsidRPr="00361803">
        <w:rPr>
          <w:rStyle w:val="PageNumber"/>
          <w:b/>
          <w:bCs/>
        </w:rPr>
        <w:t xml:space="preserve"> and discussion</w:t>
      </w:r>
    </w:p>
    <w:p w14:paraId="30D3666F" w14:textId="499A78AB" w:rsidR="00564199" w:rsidRDefault="00847236" w:rsidP="005B6774">
      <w:pPr>
        <w:pStyle w:val="Body"/>
        <w:spacing w:line="480" w:lineRule="auto"/>
        <w:rPr>
          <w:rStyle w:val="PageNumber"/>
          <w:i/>
          <w:iCs/>
        </w:rPr>
      </w:pPr>
      <w:r w:rsidRPr="00361803">
        <w:rPr>
          <w:rStyle w:val="PageNumber"/>
          <w:i/>
          <w:iCs/>
        </w:rPr>
        <w:t>Effect</w:t>
      </w:r>
      <w:r w:rsidR="00985E8A" w:rsidRPr="00361803">
        <w:rPr>
          <w:rStyle w:val="PageNumber"/>
          <w:i/>
          <w:iCs/>
        </w:rPr>
        <w:t>s</w:t>
      </w:r>
      <w:r w:rsidRPr="00361803">
        <w:rPr>
          <w:rStyle w:val="PageNumber"/>
          <w:i/>
          <w:iCs/>
        </w:rPr>
        <w:t xml:space="preserve"> of standing variation </w:t>
      </w:r>
      <w:r w:rsidR="002D6100" w:rsidRPr="00361803">
        <w:rPr>
          <w:rStyle w:val="PageNumber"/>
          <w:i/>
          <w:iCs/>
        </w:rPr>
        <w:t xml:space="preserve">on </w:t>
      </w:r>
      <w:r w:rsidR="00A52C3C" w:rsidRPr="00361803">
        <w:rPr>
          <w:rStyle w:val="PageNumber"/>
          <w:i/>
          <w:iCs/>
        </w:rPr>
        <w:t>the</w:t>
      </w:r>
      <w:r w:rsidRPr="00361803">
        <w:rPr>
          <w:rStyle w:val="PageNumber"/>
          <w:i/>
          <w:iCs/>
        </w:rPr>
        <w:t xml:space="preserve"> segregation variance</w:t>
      </w:r>
      <w:r w:rsidR="00D3008D" w:rsidRPr="00361803">
        <w:rPr>
          <w:rStyle w:val="PageNumber"/>
          <w:i/>
          <w:iCs/>
        </w:rPr>
        <w:t xml:space="preserve"> after hybridization</w:t>
      </w:r>
      <w:r w:rsidRPr="00361803">
        <w:rPr>
          <w:rStyle w:val="PageNumber"/>
          <w:i/>
          <w:iCs/>
        </w:rPr>
        <w:t xml:space="preserve"> </w:t>
      </w:r>
      <w:r w:rsidR="004226C5" w:rsidRPr="00361803">
        <w:rPr>
          <w:rStyle w:val="PageNumber"/>
          <w:i/>
          <w:iCs/>
        </w:rPr>
        <w:t>for</w:t>
      </w:r>
      <w:r w:rsidRPr="00361803">
        <w:rPr>
          <w:rStyle w:val="PageNumber"/>
          <w:i/>
          <w:iCs/>
        </w:rPr>
        <w:t xml:space="preserve"> parallel and divergent selection</w:t>
      </w:r>
    </w:p>
    <w:p w14:paraId="1A985AC8" w14:textId="68870B30" w:rsidR="005F4F27" w:rsidRPr="00361803" w:rsidRDefault="00C72D8A" w:rsidP="000C6DA2">
      <w:pPr>
        <w:pStyle w:val="Body"/>
        <w:spacing w:line="480" w:lineRule="auto"/>
        <w:rPr>
          <w:rStyle w:val="PageNumber"/>
        </w:rPr>
      </w:pPr>
      <w:r w:rsidRPr="00361803">
        <w:rPr>
          <w:rStyle w:val="PageNumber"/>
        </w:rPr>
        <w:t>We first investigate</w:t>
      </w:r>
      <w:r w:rsidR="00564199">
        <w:rPr>
          <w:rStyle w:val="PageNumber"/>
        </w:rPr>
        <w:t>d</w:t>
      </w:r>
      <w:r w:rsidRPr="00361803">
        <w:rPr>
          <w:rStyle w:val="PageNumber"/>
        </w:rPr>
        <w:t xml:space="preserve"> how the quantity of standing variation in the founding population</w:t>
      </w:r>
      <w:r w:rsidR="00F30BAC" w:rsidRPr="00361803">
        <w:rPr>
          <w:rStyle w:val="PageNumber"/>
        </w:rPr>
        <w:t>s</w:t>
      </w:r>
      <w:r w:rsidRPr="00361803">
        <w:rPr>
          <w:rStyle w:val="PageNumber"/>
        </w:rPr>
        <w:t xml:space="preserve"> affects </w:t>
      </w:r>
      <w:r w:rsidR="00F30BAC" w:rsidRPr="00361803">
        <w:rPr>
          <w:rStyle w:val="PageNumber"/>
        </w:rPr>
        <w:t>the segregation variance after hybridization</w:t>
      </w:r>
      <w:r w:rsidR="009E50BB" w:rsidRPr="00361803">
        <w:rPr>
          <w:rStyle w:val="PageNumber"/>
        </w:rPr>
        <w:t xml:space="preserve"> (hereafter simply ‘segregation variance’)</w:t>
      </w:r>
      <w:r w:rsidRPr="00361803">
        <w:rPr>
          <w:rStyle w:val="PageNumber"/>
        </w:rPr>
        <w:t xml:space="preserve">. To investigate these dynamics, we </w:t>
      </w:r>
      <w:r w:rsidR="00AC2F1C" w:rsidRPr="00361803">
        <w:rPr>
          <w:rStyle w:val="PageNumber"/>
        </w:rPr>
        <w:t xml:space="preserve">ran </w:t>
      </w:r>
      <w:r w:rsidR="000E5DA9" w:rsidRPr="00361803">
        <w:rPr>
          <w:rStyle w:val="PageNumber"/>
        </w:rPr>
        <w:t>simulations</w:t>
      </w:r>
      <w:r w:rsidR="00AC2F1C" w:rsidRPr="00361803">
        <w:rPr>
          <w:rStyle w:val="PageNumber"/>
        </w:rPr>
        <w:t xml:space="preserve"> </w:t>
      </w:r>
      <w:r w:rsidR="000A108C" w:rsidRPr="00361803">
        <w:rPr>
          <w:rStyle w:val="PageNumber"/>
        </w:rPr>
        <w:t>in which</w:t>
      </w:r>
      <w:r w:rsidR="00AC2F1C" w:rsidRPr="00361803">
        <w:rPr>
          <w:rStyle w:val="PageNumber"/>
        </w:rPr>
        <w:t xml:space="preserve"> </w:t>
      </w:r>
      <w:r w:rsidRPr="00361803">
        <w:rPr>
          <w:rStyle w:val="PageNumber"/>
        </w:rPr>
        <w:t>populations under</w:t>
      </w:r>
      <w:r w:rsidR="000E5DA9" w:rsidRPr="00361803">
        <w:rPr>
          <w:rStyle w:val="PageNumber"/>
        </w:rPr>
        <w:t xml:space="preserve">went </w:t>
      </w:r>
      <w:r w:rsidRPr="00361803">
        <w:rPr>
          <w:rStyle w:val="PageNumber"/>
        </w:rPr>
        <w:t xml:space="preserve">either parallel (identical optima, </w:t>
      </w:r>
      <w:r w:rsidRPr="00361803">
        <w:rPr>
          <w:rStyle w:val="PageNumber"/>
          <w:i/>
          <w:iCs/>
        </w:rPr>
        <w:t>ϴ</w:t>
      </w:r>
      <w:r w:rsidRPr="00361803">
        <w:rPr>
          <w:rStyle w:val="PageNumber"/>
        </w:rPr>
        <w:t xml:space="preserve"> = 0°) or divergent (opposite optima, </w:t>
      </w:r>
      <w:r w:rsidRPr="00361803">
        <w:rPr>
          <w:rStyle w:val="PageNumber"/>
          <w:i/>
          <w:iCs/>
        </w:rPr>
        <w:t>ϴ</w:t>
      </w:r>
      <w:r w:rsidRPr="00361803">
        <w:rPr>
          <w:rStyle w:val="PageNumber"/>
        </w:rPr>
        <w:t xml:space="preserve"> = 180°) evolution</w:t>
      </w:r>
      <w:r w:rsidR="00633FBB" w:rsidRPr="00361803">
        <w:rPr>
          <w:rStyle w:val="PageNumber"/>
        </w:rPr>
        <w:t xml:space="preserve">, and repeated this </w:t>
      </w:r>
      <w:r w:rsidRPr="00361803">
        <w:rPr>
          <w:rStyle w:val="PageNumber"/>
        </w:rPr>
        <w:lastRenderedPageBreak/>
        <w:t>with different amounts of ancestral standing variation</w:t>
      </w:r>
      <w:r w:rsidR="00D75AA1" w:rsidRPr="00361803">
        <w:rPr>
          <w:rStyle w:val="PageNumber"/>
        </w:rPr>
        <w:t xml:space="preserve"> (via </w:t>
      </w:r>
      <w:r w:rsidR="00D75AA1" w:rsidRPr="00361803">
        <w:rPr>
          <w:rStyle w:val="PageNumber"/>
          <w:i/>
        </w:rPr>
        <w:t>n</w:t>
      </w:r>
      <w:r w:rsidR="00D75AA1" w:rsidRPr="00361803">
        <w:rPr>
          <w:rStyle w:val="PageNumber"/>
        </w:rPr>
        <w:t>)</w:t>
      </w:r>
      <w:r w:rsidRPr="00361803">
        <w:rPr>
          <w:rStyle w:val="PageNumber"/>
        </w:rPr>
        <w:t>.</w:t>
      </w:r>
      <w:r w:rsidR="009F2C6C" w:rsidRPr="00361803">
        <w:rPr>
          <w:rStyle w:val="PageNumber"/>
        </w:rPr>
        <w:t xml:space="preserve"> A representative set of simulations</w:t>
      </w:r>
      <w:r w:rsidR="00F03EF3" w:rsidRPr="00361803">
        <w:rPr>
          <w:rStyle w:val="PageNumber"/>
          <w:i/>
        </w:rPr>
        <w:t xml:space="preserve"> </w:t>
      </w:r>
      <w:del w:id="60" w:author="Microsoft Office User" w:date="2018-07-05T10:44:00Z">
        <w:r w:rsidR="000B24E8" w:rsidRPr="00361803" w:rsidDel="000C6DA2">
          <w:rPr>
            <w:rStyle w:val="PageNumber"/>
          </w:rPr>
          <w:delText xml:space="preserve">are </w:delText>
        </w:r>
      </w:del>
      <w:ins w:id="61" w:author="Microsoft Office User" w:date="2018-07-05T10:44:00Z">
        <w:r w:rsidR="000C6DA2">
          <w:rPr>
            <w:rStyle w:val="PageNumber"/>
          </w:rPr>
          <w:t>is</w:t>
        </w:r>
        <w:r w:rsidR="000C6DA2" w:rsidRPr="00361803">
          <w:rPr>
            <w:rStyle w:val="PageNumber"/>
          </w:rPr>
          <w:t xml:space="preserve"> </w:t>
        </w:r>
      </w:ins>
      <w:r w:rsidR="000B24E8" w:rsidRPr="00361803">
        <w:rPr>
          <w:rStyle w:val="PageNumber"/>
        </w:rPr>
        <w:t>plotted in Figure 2A.</w:t>
      </w:r>
    </w:p>
    <w:p w14:paraId="0E16DEF9" w14:textId="3FF030CF" w:rsidR="005468B4" w:rsidRPr="00361803" w:rsidRDefault="003815E5" w:rsidP="005B6774">
      <w:pPr>
        <w:pStyle w:val="Body"/>
        <w:spacing w:line="480" w:lineRule="auto"/>
        <w:ind w:firstLine="720"/>
        <w:rPr>
          <w:rStyle w:val="PageNumber"/>
        </w:rPr>
      </w:pPr>
      <w:r w:rsidRPr="00361803">
        <w:rPr>
          <w:rStyle w:val="PageNumber"/>
        </w:rPr>
        <w:t xml:space="preserve">Several conclusions emerge from these simulations. </w:t>
      </w:r>
      <w:r w:rsidR="00EF765D" w:rsidRPr="00361803">
        <w:rPr>
          <w:rStyle w:val="PageNumber"/>
        </w:rPr>
        <w:t>First,</w:t>
      </w:r>
      <w:r w:rsidR="00D65BEC" w:rsidRPr="00361803">
        <w:rPr>
          <w:rStyle w:val="PageNumber"/>
        </w:rPr>
        <w:t xml:space="preserve"> </w:t>
      </w:r>
      <w:r w:rsidR="0056410A" w:rsidRPr="00361803">
        <w:rPr>
          <w:rStyle w:val="PageNumber"/>
        </w:rPr>
        <w:t>segregation variance</w:t>
      </w:r>
      <w:r w:rsidR="00524336" w:rsidRPr="00361803">
        <w:rPr>
          <w:rStyle w:val="PageNumber"/>
        </w:rPr>
        <w:t xml:space="preserve"> is consistently high when populations undergo divergent </w:t>
      </w:r>
      <w:r w:rsidRPr="00361803">
        <w:rPr>
          <w:rStyle w:val="PageNumber"/>
        </w:rPr>
        <w:t>(</w:t>
      </w:r>
      <w:r w:rsidR="0002219C" w:rsidRPr="00361803">
        <w:rPr>
          <w:rStyle w:val="PageNumber"/>
          <w:i/>
        </w:rPr>
        <w:t>ϴ</w:t>
      </w:r>
      <w:r w:rsidR="0002219C" w:rsidRPr="00361803">
        <w:rPr>
          <w:rStyle w:val="PageNumber"/>
        </w:rPr>
        <w:t xml:space="preserve"> = </w:t>
      </w:r>
      <w:r w:rsidRPr="00361803">
        <w:rPr>
          <w:rStyle w:val="PageNumber"/>
        </w:rPr>
        <w:t xml:space="preserve">180°) adaptation. This is because </w:t>
      </w:r>
      <w:r w:rsidR="000A108C" w:rsidRPr="00361803">
        <w:rPr>
          <w:rStyle w:val="PageNumber"/>
        </w:rPr>
        <w:t>alleles that are</w:t>
      </w:r>
      <w:r w:rsidRPr="00361803">
        <w:rPr>
          <w:rStyle w:val="PageNumber"/>
        </w:rPr>
        <w:t xml:space="preserve"> beneficial in one environmen</w:t>
      </w:r>
      <w:r w:rsidR="000A108C" w:rsidRPr="00361803">
        <w:rPr>
          <w:rStyle w:val="PageNumber"/>
        </w:rPr>
        <w:t xml:space="preserve">t are deleterious in the other. </w:t>
      </w:r>
      <w:proofErr w:type="gramStart"/>
      <w:r w:rsidR="004E3162">
        <w:rPr>
          <w:rStyle w:val="PageNumber"/>
        </w:rPr>
        <w:t>Thus</w:t>
      </w:r>
      <w:proofErr w:type="gramEnd"/>
      <w:r w:rsidR="004E3162">
        <w:rPr>
          <w:rStyle w:val="PageNumber"/>
        </w:rPr>
        <w:t xml:space="preserve"> populations fix alternative </w:t>
      </w:r>
      <w:r w:rsidR="00A17636">
        <w:rPr>
          <w:rStyle w:val="PageNumber"/>
        </w:rPr>
        <w:t xml:space="preserve">adaptive </w:t>
      </w:r>
      <w:r w:rsidR="004E3162">
        <w:rPr>
          <w:rStyle w:val="PageNumber"/>
        </w:rPr>
        <w:t xml:space="preserve">alleles regardless of </w:t>
      </w:r>
      <w:r w:rsidR="000B5B3F" w:rsidRPr="00361803">
        <w:rPr>
          <w:rStyle w:val="PageNumber"/>
        </w:rPr>
        <w:t xml:space="preserve">whether </w:t>
      </w:r>
      <w:r w:rsidR="004E3162">
        <w:rPr>
          <w:rStyle w:val="PageNumber"/>
        </w:rPr>
        <w:t xml:space="preserve">they originate in the </w:t>
      </w:r>
      <w:r w:rsidR="000B5B3F" w:rsidRPr="00361803">
        <w:rPr>
          <w:rStyle w:val="PageNumber"/>
        </w:rPr>
        <w:t>standing varia</w:t>
      </w:r>
      <w:r w:rsidR="004E3162">
        <w:rPr>
          <w:rStyle w:val="PageNumber"/>
        </w:rPr>
        <w:t xml:space="preserve">tion or arise from new mutation. This is true for any dimensionality, </w:t>
      </w:r>
      <w:r w:rsidR="004E3162">
        <w:rPr>
          <w:rStyle w:val="PageNumber"/>
          <w:i/>
        </w:rPr>
        <w:t>m</w:t>
      </w:r>
      <w:r w:rsidR="004E3162">
        <w:rPr>
          <w:rStyle w:val="PageNumber"/>
        </w:rPr>
        <w:t>.</w:t>
      </w:r>
      <w:r w:rsidR="006C2CF5">
        <w:rPr>
          <w:rStyle w:val="PageNumber"/>
          <w:iCs/>
        </w:rPr>
        <w:t xml:space="preserve"> </w:t>
      </w:r>
      <w:r w:rsidR="00AE1A72" w:rsidRPr="00361803">
        <w:rPr>
          <w:rStyle w:val="PageNumber"/>
        </w:rPr>
        <w:t>Second</w:t>
      </w:r>
      <w:r w:rsidR="00743615" w:rsidRPr="00361803">
        <w:rPr>
          <w:rStyle w:val="PageNumber"/>
        </w:rPr>
        <w:t>, under parallel evolution</w:t>
      </w:r>
      <w:r w:rsidR="00AE1A72" w:rsidRPr="00361803">
        <w:rPr>
          <w:rStyle w:val="PageNumber"/>
        </w:rPr>
        <w:t xml:space="preserve"> (</w:t>
      </w:r>
      <w:r w:rsidR="00AE1A72" w:rsidRPr="00361803">
        <w:rPr>
          <w:rStyle w:val="PageNumber"/>
          <w:i/>
        </w:rPr>
        <w:t>ϴ</w:t>
      </w:r>
      <w:r w:rsidR="00AE1A72" w:rsidRPr="00361803">
        <w:rPr>
          <w:rStyle w:val="PageNumber"/>
        </w:rPr>
        <w:t xml:space="preserve"> = 0°)</w:t>
      </w:r>
      <w:r w:rsidR="00743615" w:rsidRPr="00361803">
        <w:rPr>
          <w:rStyle w:val="PageNumber"/>
        </w:rPr>
        <w:t xml:space="preserve">, </w:t>
      </w:r>
      <w:r w:rsidR="009A7181" w:rsidRPr="00361803">
        <w:rPr>
          <w:rStyle w:val="PageNumber"/>
        </w:rPr>
        <w:t xml:space="preserve">standing variation </w:t>
      </w:r>
      <w:r w:rsidR="00AE1A72" w:rsidRPr="00361803">
        <w:rPr>
          <w:rStyle w:val="PageNumber"/>
        </w:rPr>
        <w:t xml:space="preserve">generally </w:t>
      </w:r>
      <w:r w:rsidRPr="00361803">
        <w:rPr>
          <w:rStyle w:val="PageNumber"/>
        </w:rPr>
        <w:t>reduce</w:t>
      </w:r>
      <w:r w:rsidR="00B714D0">
        <w:rPr>
          <w:rStyle w:val="PageNumber"/>
        </w:rPr>
        <w:t>s</w:t>
      </w:r>
      <w:r w:rsidR="007C13FE" w:rsidRPr="00361803">
        <w:rPr>
          <w:rStyle w:val="PageNumber"/>
        </w:rPr>
        <w:t xml:space="preserve"> </w:t>
      </w:r>
      <w:r w:rsidR="0056410A" w:rsidRPr="00361803">
        <w:rPr>
          <w:rStyle w:val="PageNumber"/>
        </w:rPr>
        <w:t>segregation variance</w:t>
      </w:r>
      <w:r w:rsidR="00D01A3E" w:rsidRPr="00361803">
        <w:rPr>
          <w:rStyle w:val="PageNumber"/>
        </w:rPr>
        <w:t>. This is</w:t>
      </w:r>
      <w:r w:rsidRPr="00361803">
        <w:rPr>
          <w:rStyle w:val="PageNumber"/>
        </w:rPr>
        <w:t xml:space="preserve"> </w:t>
      </w:r>
      <w:r w:rsidR="00B5761E" w:rsidRPr="00361803">
        <w:rPr>
          <w:rStyle w:val="PageNumber"/>
        </w:rPr>
        <w:t xml:space="preserve">largely </w:t>
      </w:r>
      <w:r w:rsidRPr="00361803">
        <w:rPr>
          <w:rStyle w:val="PageNumber"/>
        </w:rPr>
        <w:t xml:space="preserve">because the same </w:t>
      </w:r>
      <w:r w:rsidR="00AE1A72" w:rsidRPr="00361803">
        <w:rPr>
          <w:rStyle w:val="PageNumber"/>
        </w:rPr>
        <w:t xml:space="preserve">variants </w:t>
      </w:r>
      <w:r w:rsidRPr="00361803">
        <w:rPr>
          <w:rStyle w:val="PageNumber"/>
        </w:rPr>
        <w:t xml:space="preserve">are </w:t>
      </w:r>
      <w:r w:rsidR="000B24E8" w:rsidRPr="00361803">
        <w:rPr>
          <w:rStyle w:val="PageNumber"/>
        </w:rPr>
        <w:t>fi</w:t>
      </w:r>
      <w:r w:rsidR="0027402B" w:rsidRPr="00361803">
        <w:rPr>
          <w:rStyle w:val="PageNumber"/>
        </w:rPr>
        <w:t>xed</w:t>
      </w:r>
      <w:r w:rsidRPr="00361803">
        <w:rPr>
          <w:rStyle w:val="PageNumber"/>
        </w:rPr>
        <w:t xml:space="preserve"> in both populations</w:t>
      </w:r>
      <w:r w:rsidR="002C509D" w:rsidRPr="00361803">
        <w:rPr>
          <w:rStyle w:val="PageNumber"/>
        </w:rPr>
        <w:t xml:space="preserve"> and </w:t>
      </w:r>
      <w:r w:rsidR="0097662D" w:rsidRPr="00361803">
        <w:rPr>
          <w:rStyle w:val="PageNumber"/>
        </w:rPr>
        <w:t xml:space="preserve">therefore </w:t>
      </w:r>
      <w:r w:rsidR="002C509D" w:rsidRPr="00361803">
        <w:rPr>
          <w:rStyle w:val="PageNumber"/>
        </w:rPr>
        <w:t xml:space="preserve">do not segregate in hybrids. </w:t>
      </w:r>
      <w:r w:rsidR="00DD204A" w:rsidRPr="00361803">
        <w:rPr>
          <w:rStyle w:val="PageNumber"/>
        </w:rPr>
        <w:t>Third</w:t>
      </w:r>
      <w:r w:rsidR="00D90336" w:rsidRPr="00361803">
        <w:rPr>
          <w:rStyle w:val="PageNumber"/>
        </w:rPr>
        <w:t xml:space="preserve">, </w:t>
      </w:r>
      <w:r w:rsidR="0056410A" w:rsidRPr="00361803">
        <w:rPr>
          <w:rStyle w:val="PageNumber"/>
        </w:rPr>
        <w:t>segregation variance</w:t>
      </w:r>
      <w:r w:rsidR="00113A6B" w:rsidRPr="00361803">
        <w:rPr>
          <w:rStyle w:val="PageNumber"/>
        </w:rPr>
        <w:t xml:space="preserve"> under parallel selection</w:t>
      </w:r>
      <w:r w:rsidR="00C36006" w:rsidRPr="00361803">
        <w:rPr>
          <w:rStyle w:val="PageNumber"/>
        </w:rPr>
        <w:t xml:space="preserve"> </w:t>
      </w:r>
      <w:r w:rsidR="00D90336" w:rsidRPr="00361803">
        <w:rPr>
          <w:rStyle w:val="PageNumber"/>
        </w:rPr>
        <w:t xml:space="preserve">is minimized </w:t>
      </w:r>
      <w:r w:rsidR="00F30BAC" w:rsidRPr="00361803">
        <w:rPr>
          <w:rStyle w:val="PageNumber"/>
        </w:rPr>
        <w:t>when populations are founded with</w:t>
      </w:r>
      <w:r w:rsidR="00D90336" w:rsidRPr="00361803">
        <w:rPr>
          <w:rStyle w:val="PageNumber"/>
        </w:rPr>
        <w:t xml:space="preserve"> intermediate quantities of standing variation. When there is little or no standing variation</w:t>
      </w:r>
      <w:r w:rsidR="005E6F26" w:rsidRPr="00361803">
        <w:rPr>
          <w:rStyle w:val="PageNumber"/>
        </w:rPr>
        <w:t>,</w:t>
      </w:r>
      <w:r w:rsidR="00D90336" w:rsidRPr="00361803">
        <w:rPr>
          <w:rStyle w:val="PageNumber"/>
        </w:rPr>
        <w:t xml:space="preserve"> populations undergo non-parallel genetic evolution due to their reliance on alternative </w:t>
      </w:r>
      <w:r w:rsidR="00642D55" w:rsidRPr="00361803">
        <w:rPr>
          <w:rStyle w:val="PageNumber"/>
          <w:iCs/>
        </w:rPr>
        <w:t>new</w:t>
      </w:r>
      <w:r w:rsidR="00D90336" w:rsidRPr="00361803">
        <w:rPr>
          <w:rStyle w:val="PageNumber"/>
          <w:i/>
          <w:iCs/>
        </w:rPr>
        <w:t xml:space="preserve"> </w:t>
      </w:r>
      <w:r w:rsidR="00D90336" w:rsidRPr="00361803">
        <w:rPr>
          <w:rStyle w:val="PageNumber"/>
        </w:rPr>
        <w:t xml:space="preserve">mutations. When there is substantial standing variation, there are many redundant </w:t>
      </w:r>
      <w:r w:rsidR="00515BE9" w:rsidRPr="00361803">
        <w:rPr>
          <w:rStyle w:val="PageNumber"/>
        </w:rPr>
        <w:t xml:space="preserve">alleles in </w:t>
      </w:r>
      <w:r w:rsidR="00D90336" w:rsidRPr="00361803">
        <w:rPr>
          <w:rStyle w:val="PageNumber"/>
        </w:rPr>
        <w:t>the standing variation and populations fix alternative</w:t>
      </w:r>
      <w:r w:rsidR="000852C1" w:rsidRPr="00361803">
        <w:rPr>
          <w:rStyle w:val="PageNumber"/>
        </w:rPr>
        <w:t xml:space="preserve"> beneficial</w:t>
      </w:r>
      <w:r w:rsidR="00D90336" w:rsidRPr="00361803">
        <w:rPr>
          <w:rStyle w:val="PageNumber"/>
        </w:rPr>
        <w:t xml:space="preserve"> </w:t>
      </w:r>
      <w:r w:rsidR="005D1BB3" w:rsidRPr="00361803">
        <w:rPr>
          <w:rStyle w:val="PageNumber"/>
        </w:rPr>
        <w:t>variants</w:t>
      </w:r>
      <w:r w:rsidR="00D90336" w:rsidRPr="00361803">
        <w:rPr>
          <w:rStyle w:val="PageNumber"/>
        </w:rPr>
        <w:t xml:space="preserve">. The </w:t>
      </w:r>
      <w:r w:rsidR="009A6A16" w:rsidRPr="00361803">
        <w:rPr>
          <w:rStyle w:val="PageNumber"/>
        </w:rPr>
        <w:t>quantity</w:t>
      </w:r>
      <w:r w:rsidR="00D90336" w:rsidRPr="00361803">
        <w:rPr>
          <w:rStyle w:val="PageNumber"/>
        </w:rPr>
        <w:t xml:space="preserve"> of standing variation </w:t>
      </w:r>
      <w:r w:rsidR="0023118C" w:rsidRPr="00361803">
        <w:rPr>
          <w:rStyle w:val="PageNumber"/>
        </w:rPr>
        <w:t>that minimizes</w:t>
      </w:r>
      <w:r w:rsidR="008B712D" w:rsidRPr="00361803">
        <w:rPr>
          <w:rStyle w:val="PageNumber"/>
        </w:rPr>
        <w:t xml:space="preserve"> </w:t>
      </w:r>
      <w:r w:rsidR="0056410A" w:rsidRPr="00361803">
        <w:rPr>
          <w:rStyle w:val="PageNumber"/>
        </w:rPr>
        <w:t>segregation variance</w:t>
      </w:r>
      <w:r w:rsidR="0009160B" w:rsidRPr="00361803">
        <w:rPr>
          <w:rStyle w:val="PageNumber"/>
        </w:rPr>
        <w:t xml:space="preserve"> under parallel selection</w:t>
      </w:r>
      <w:r w:rsidR="008B712D" w:rsidRPr="00361803">
        <w:rPr>
          <w:rStyle w:val="PageNumber"/>
        </w:rPr>
        <w:t xml:space="preserve"> </w:t>
      </w:r>
      <w:r w:rsidR="00D90336" w:rsidRPr="00361803">
        <w:rPr>
          <w:rStyle w:val="PageNumber"/>
        </w:rPr>
        <w:t>(</w:t>
      </w:r>
      <w:r w:rsidR="008B712D" w:rsidRPr="00361803">
        <w:rPr>
          <w:rStyle w:val="PageNumber"/>
        </w:rPr>
        <w:t>arrow</w:t>
      </w:r>
      <w:r w:rsidR="00D90336" w:rsidRPr="00361803">
        <w:rPr>
          <w:rStyle w:val="PageNumber"/>
        </w:rPr>
        <w:t xml:space="preserve"> in Fig. 2</w:t>
      </w:r>
      <w:r w:rsidR="008B712D" w:rsidRPr="00361803">
        <w:rPr>
          <w:rStyle w:val="PageNumber"/>
        </w:rPr>
        <w:t>A</w:t>
      </w:r>
      <w:r w:rsidR="00D90336" w:rsidRPr="00361803">
        <w:rPr>
          <w:rStyle w:val="PageNumber"/>
        </w:rPr>
        <w:t xml:space="preserve">) </w:t>
      </w:r>
      <w:r w:rsidR="008B712D" w:rsidRPr="00361803">
        <w:rPr>
          <w:rStyle w:val="PageNumber"/>
        </w:rPr>
        <w:t>is greater for more distant optima</w:t>
      </w:r>
      <w:r w:rsidR="00D90336" w:rsidRPr="00361803">
        <w:rPr>
          <w:rStyle w:val="PageNumber"/>
        </w:rPr>
        <w:t xml:space="preserve"> (Fig. </w:t>
      </w:r>
      <w:r w:rsidR="008B712D" w:rsidRPr="00361803">
        <w:rPr>
          <w:rStyle w:val="PageNumber"/>
        </w:rPr>
        <w:t>2B</w:t>
      </w:r>
      <w:r w:rsidR="00290CA3">
        <w:rPr>
          <w:rStyle w:val="PageNumber"/>
        </w:rPr>
        <w:t xml:space="preserve">) because </w:t>
      </w:r>
      <w:r w:rsidR="00FF1BA2">
        <w:rPr>
          <w:rStyle w:val="PageNumber"/>
        </w:rPr>
        <w:t>a greater number of</w:t>
      </w:r>
      <w:r w:rsidR="00290CA3">
        <w:rPr>
          <w:rStyle w:val="PageNumber"/>
        </w:rPr>
        <w:t xml:space="preserve"> mutations are required for adaptation</w:t>
      </w:r>
      <w:r w:rsidR="00FF1BA2">
        <w:rPr>
          <w:rStyle w:val="PageNumber"/>
        </w:rPr>
        <w:t>.</w:t>
      </w:r>
    </w:p>
    <w:p w14:paraId="1AEB4551" w14:textId="7ED4906A" w:rsidR="005300E3" w:rsidRPr="00361803" w:rsidRDefault="005300E3" w:rsidP="005B6774">
      <w:pPr>
        <w:pStyle w:val="Body"/>
        <w:spacing w:line="480" w:lineRule="auto"/>
        <w:ind w:firstLine="720"/>
        <w:rPr>
          <w:rStyle w:val="PageNumber"/>
        </w:rPr>
      </w:pPr>
      <w:r w:rsidRPr="00361803">
        <w:rPr>
          <w:rStyle w:val="PageNumber"/>
        </w:rPr>
        <w:t xml:space="preserve">It has been widely suggested in the literature that parallel genetic evolution is most likely when populations are founded </w:t>
      </w:r>
      <w:r w:rsidR="00E47C91" w:rsidRPr="00361803">
        <w:rPr>
          <w:rStyle w:val="PageNumber"/>
        </w:rPr>
        <w:t xml:space="preserve">from a common ancestor </w:t>
      </w:r>
      <w:r w:rsidRPr="00361803">
        <w:rPr>
          <w:rStyle w:val="PageNumber"/>
        </w:rPr>
        <w:t xml:space="preserve">with the same pool of standing variation </w:t>
      </w:r>
      <w:r w:rsidR="00622161" w:rsidRPr="00361803">
        <w:rPr>
          <w:rStyle w:val="PageNumber"/>
        </w:rPr>
        <w:fldChar w:fldCharType="begin" w:fldLock="1"/>
      </w:r>
      <w:r w:rsidR="00BA49AA">
        <w:rPr>
          <w:rStyle w:val="PageNumber"/>
        </w:rPr>
        <w:instrText>ADDIN CSL_CITATION { "citationItems" : [ { "id" : "ITEM-1", "itemData" : { "DOI" : "10.1098/rspb.2012.2146", "ISBN" : "1471-2954 (Electronic)\\n0962-8452 (Linking)", "ISSN" : "0962-8452",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 L.", "non-dropping-particle" : "", "parse-names" : false, "suffix" : "" }, { "dropping-particle" : "", "family" : "Arnegard", "given" : "M. E.", "non-dropping-particle" : "", "parse-names" : false, "suffix" : "" }, { "dropping-particle" : "", "family" : "Peichel", "given" : "C. L.", "non-dropping-particle" : "", "parse-names" : false, "suffix" : "" }, { "dropping-particle" : "", "family" : "Schluter", "given" : "D.", "non-dropping-particle" : "", "parse-names" : false, "suffix" : "" } ], "container-title" : "Proceedings of the Royal Society B: Biological Sciences", "id" : "ITEM-1", "issue" : "1749", "issued" : { "date-parts" : [ [ "2012" ] ] }, "page" : "5039-5047", "title" : "The probability of genetic parallelism and convergence in natural populations", "type" : "article-journal", "volume" : "279" }, "uris" : [ "http://www.mendeley.com/documents/?uuid=82922bc8-9178-4295-917a-658e16f2e246" ] } ], "mendeley" : { "formattedCitation" : "(Conte et al. 2012)", "plainTextFormattedCitation" : "(Conte et al. 2012)", "previouslyFormattedCitation" : "(Conte et al. 2012)" }, "properties" : {  }, "schema" : "https://github.com/citation-style-language/schema/raw/master/csl-citation.json" }</w:instrText>
      </w:r>
      <w:r w:rsidR="00622161" w:rsidRPr="00361803">
        <w:rPr>
          <w:rStyle w:val="PageNumber"/>
        </w:rPr>
        <w:fldChar w:fldCharType="separate"/>
      </w:r>
      <w:r w:rsidR="00622161" w:rsidRPr="00361803">
        <w:rPr>
          <w:rStyle w:val="PageNumber"/>
          <w:noProof/>
        </w:rPr>
        <w:t>(Conte et al. 2012)</w:t>
      </w:r>
      <w:r w:rsidR="00622161" w:rsidRPr="00361803">
        <w:rPr>
          <w:rStyle w:val="PageNumber"/>
        </w:rPr>
        <w:fldChar w:fldCharType="end"/>
      </w:r>
      <w:r w:rsidRPr="00361803">
        <w:rPr>
          <w:rStyle w:val="PageNumber"/>
        </w:rPr>
        <w:t>.</w:t>
      </w:r>
      <w:r w:rsidR="00622161" w:rsidRPr="00361803">
        <w:rPr>
          <w:rStyle w:val="PageNumber"/>
        </w:rPr>
        <w:t xml:space="preserve"> Our results</w:t>
      </w:r>
      <w:r w:rsidR="00487A00" w:rsidRPr="00361803">
        <w:rPr>
          <w:rStyle w:val="PageNumber"/>
        </w:rPr>
        <w:t xml:space="preserve"> largely confirm this intuition because </w:t>
      </w:r>
      <w:r w:rsidR="00631E50" w:rsidRPr="00361803">
        <w:rPr>
          <w:rStyle w:val="PageNumber"/>
        </w:rPr>
        <w:t xml:space="preserve">the </w:t>
      </w:r>
      <w:r w:rsidR="00487A00" w:rsidRPr="00361803">
        <w:rPr>
          <w:rStyle w:val="PageNumber"/>
        </w:rPr>
        <w:t xml:space="preserve">simulations indicate that the </w:t>
      </w:r>
      <w:r w:rsidR="00FF14BA" w:rsidRPr="00361803">
        <w:rPr>
          <w:rStyle w:val="PageNumber"/>
        </w:rPr>
        <w:t>populations adapt</w:t>
      </w:r>
      <w:r w:rsidR="00336DD3">
        <w:rPr>
          <w:rStyle w:val="PageNumber"/>
        </w:rPr>
        <w:t>ed</w:t>
      </w:r>
      <w:r w:rsidR="00FF14BA" w:rsidRPr="00361803">
        <w:rPr>
          <w:rStyle w:val="PageNumber"/>
        </w:rPr>
        <w:t xml:space="preserve"> using the same alleles </w:t>
      </w:r>
      <w:r w:rsidR="00487A00" w:rsidRPr="00361803">
        <w:rPr>
          <w:rStyle w:val="PageNumber"/>
        </w:rPr>
        <w:t>under parallel selection</w:t>
      </w:r>
      <w:r w:rsidR="00327A59" w:rsidRPr="00361803">
        <w:rPr>
          <w:rStyle w:val="PageNumber"/>
        </w:rPr>
        <w:t xml:space="preserve">. </w:t>
      </w:r>
      <w:commentRangeStart w:id="62"/>
      <w:r w:rsidR="00327A59" w:rsidRPr="00361803">
        <w:rPr>
          <w:rStyle w:val="PageNumber"/>
        </w:rPr>
        <w:t xml:space="preserve">For </w:t>
      </w:r>
      <w:r w:rsidR="000F607B" w:rsidRPr="00361803">
        <w:rPr>
          <w:rStyle w:val="PageNumber"/>
        </w:rPr>
        <w:t xml:space="preserve">maximal </w:t>
      </w:r>
      <w:r w:rsidR="00327A59" w:rsidRPr="00361803">
        <w:rPr>
          <w:rStyle w:val="PageNumber"/>
        </w:rPr>
        <w:t xml:space="preserve">parallel evolution, </w:t>
      </w:r>
      <w:r w:rsidR="00965324" w:rsidRPr="00361803">
        <w:rPr>
          <w:rStyle w:val="PageNumber"/>
        </w:rPr>
        <w:t xml:space="preserve">however, </w:t>
      </w:r>
      <w:r w:rsidR="00327A59" w:rsidRPr="00361803">
        <w:rPr>
          <w:rStyle w:val="PageNumber"/>
        </w:rPr>
        <w:t xml:space="preserve">there must be a match between the supplied standing </w:t>
      </w:r>
      <w:r w:rsidR="00327A59" w:rsidRPr="00361803">
        <w:rPr>
          <w:rStyle w:val="PageNumber"/>
        </w:rPr>
        <w:lastRenderedPageBreak/>
        <w:t>variation and</w:t>
      </w:r>
      <w:r w:rsidR="000F607B" w:rsidRPr="00361803">
        <w:rPr>
          <w:rStyle w:val="PageNumber"/>
        </w:rPr>
        <w:t xml:space="preserve"> the demands of the environment.</w:t>
      </w:r>
      <w:r w:rsidR="00327A59" w:rsidRPr="00361803">
        <w:rPr>
          <w:rStyle w:val="PageNumber"/>
        </w:rPr>
        <w:t xml:space="preserve"> </w:t>
      </w:r>
      <w:r w:rsidR="00721007" w:rsidRPr="00361803">
        <w:rPr>
          <w:rStyle w:val="PageNumber"/>
        </w:rPr>
        <w:t>S</w:t>
      </w:r>
      <w:r w:rsidR="00327A59" w:rsidRPr="00361803">
        <w:rPr>
          <w:rStyle w:val="PageNumber"/>
        </w:rPr>
        <w:t>ignificant redundancy in the standing variation can lead to non</w:t>
      </w:r>
      <w:r w:rsidR="00A30C3D" w:rsidRPr="00361803">
        <w:rPr>
          <w:rStyle w:val="PageNumber"/>
        </w:rPr>
        <w:t>-parallel genetic evolution from standing variation</w:t>
      </w:r>
      <w:r w:rsidR="00EF395C" w:rsidRPr="00361803">
        <w:rPr>
          <w:rStyle w:val="PageNumber"/>
        </w:rPr>
        <w:t xml:space="preserve"> even when optima are identical</w:t>
      </w:r>
      <w:r w:rsidR="00A30C3D" w:rsidRPr="00361803">
        <w:rPr>
          <w:rStyle w:val="PageNumber"/>
        </w:rPr>
        <w:t>.</w:t>
      </w:r>
      <w:commentRangeEnd w:id="62"/>
      <w:r w:rsidR="000512B7">
        <w:rPr>
          <w:rStyle w:val="CommentReference"/>
          <w:rFonts w:ascii="Times New Roman" w:eastAsia="Arial Unicode MS" w:hAnsi="Times New Roman" w:cs="Times New Roman"/>
          <w:color w:val="auto"/>
          <w:lang w:val="en-US" w:eastAsia="en-US"/>
        </w:rPr>
        <w:commentReference w:id="62"/>
      </w:r>
    </w:p>
    <w:p w14:paraId="7986C964" w14:textId="77777777" w:rsidR="000427C8" w:rsidRPr="00361803" w:rsidRDefault="000427C8" w:rsidP="005B6774">
      <w:pPr>
        <w:pStyle w:val="Body"/>
        <w:spacing w:line="480" w:lineRule="auto"/>
        <w:rPr>
          <w:rStyle w:val="PageNumber"/>
        </w:rPr>
      </w:pPr>
    </w:p>
    <w:p w14:paraId="52CF130B" w14:textId="77777777" w:rsidR="00967DD9" w:rsidRDefault="00AD1DF3" w:rsidP="005B6774">
      <w:pPr>
        <w:pStyle w:val="Body"/>
        <w:spacing w:line="480" w:lineRule="auto"/>
        <w:rPr>
          <w:rStyle w:val="PageNumber"/>
        </w:rPr>
      </w:pPr>
      <w:r w:rsidRPr="00361803">
        <w:rPr>
          <w:rStyle w:val="PageNumber"/>
          <w:i/>
          <w:iCs/>
        </w:rPr>
        <w:t>Parallel genetic evolution</w:t>
      </w:r>
      <w:r w:rsidR="003815E5" w:rsidRPr="00361803">
        <w:rPr>
          <w:rStyle w:val="PageNumber"/>
          <w:i/>
          <w:iCs/>
        </w:rPr>
        <w:t xml:space="preserve"> across environments</w:t>
      </w:r>
    </w:p>
    <w:p w14:paraId="280CD9D9" w14:textId="1DF172D5" w:rsidR="005F4F27" w:rsidRPr="00361803" w:rsidRDefault="00B06D7E" w:rsidP="005B6774">
      <w:pPr>
        <w:pStyle w:val="Body"/>
        <w:spacing w:line="480" w:lineRule="auto"/>
        <w:rPr>
          <w:rStyle w:val="PageNumber"/>
        </w:rPr>
      </w:pPr>
      <w:r>
        <w:t xml:space="preserve">To investigate the relationship between the angle of divergence, </w:t>
      </w:r>
      <w:r>
        <w:rPr>
          <w:rStyle w:val="PageNumber"/>
          <w:i/>
          <w:iCs/>
        </w:rPr>
        <w:t>ϴ,</w:t>
      </w:r>
      <w:r>
        <w:t xml:space="preserve"> and segregation variance, we conducted simulations across a range of angles between 0° to 180°. In this section, simulations had either no standing variation (i.e., only </w:t>
      </w:r>
      <w:r>
        <w:rPr>
          <w:rStyle w:val="PageNumber"/>
          <w:i/>
          <w:iCs/>
        </w:rPr>
        <w:t xml:space="preserve">de novo </w:t>
      </w:r>
      <w:r>
        <w:t>mutation) or the amount of standing variation that minimized segregation variance under parallel selection (</w:t>
      </w:r>
      <w:r>
        <w:rPr>
          <w:rStyle w:val="PageNumber"/>
          <w:i/>
          <w:iCs/>
        </w:rPr>
        <w:t>ϴ</w:t>
      </w:r>
      <w:r>
        <w:t xml:space="preserve"> = 0°; arrow in Fig. 2A). We plot a representative set of simulations in Figure 3A.</w:t>
      </w:r>
    </w:p>
    <w:p w14:paraId="54FA5889" w14:textId="38389D20" w:rsidR="00B06D7E" w:rsidRPr="00361803" w:rsidRDefault="00B06D7E" w:rsidP="005B6774">
      <w:pPr>
        <w:pStyle w:val="Body"/>
        <w:spacing w:line="480" w:lineRule="auto"/>
        <w:ind w:firstLine="720"/>
        <w:rPr>
          <w:rStyle w:val="PageNumber"/>
        </w:rPr>
      </w:pPr>
      <w:r>
        <w:t>Several key results emerge from these simulations. First, segregation variance is not affected by the angle of divergence</w:t>
      </w:r>
      <w:r>
        <w:rPr>
          <w:rStyle w:val="PageNumber"/>
          <w:i/>
          <w:iCs/>
        </w:rPr>
        <w:t xml:space="preserve"> </w:t>
      </w:r>
      <w:r>
        <w:t>when there is no standing variation (</w:t>
      </w:r>
      <w:r>
        <w:rPr>
          <w:rStyle w:val="PageNumber"/>
          <w:i/>
          <w:iCs/>
        </w:rPr>
        <w:t>n</w:t>
      </w:r>
      <w:r>
        <w:t xml:space="preserve"> = 0 in Fig. 2; </w:t>
      </w:r>
      <w:r w:rsidR="00494920">
        <w:t>light green</w:t>
      </w:r>
      <w:r>
        <w:t xml:space="preserve"> line and points in Fig. 3A). This occurs because all new mutations are unique and arise at different loci in our simulations. Second, when there is standing variation, segregation variance increases faster-than-linearly with the angle of divergence (compare </w:t>
      </w:r>
      <w:r w:rsidR="00E94607">
        <w:t>dark green</w:t>
      </w:r>
      <w:r>
        <w:t xml:space="preserve"> and black lines in Fig. 3A). This result is partially caused by the specific geometric properties of angles: a given change in </w:t>
      </w:r>
      <w:r>
        <w:rPr>
          <w:rStyle w:val="PageNumber"/>
          <w:i/>
          <w:iCs/>
        </w:rPr>
        <w:t>ϴ</w:t>
      </w:r>
      <w:r>
        <w:t xml:space="preserve"> causes a larger change in the Euclidean distance between optima, </w:t>
      </w:r>
      <w:r>
        <w:rPr>
          <w:rStyle w:val="PageNumber"/>
          <w:i/>
          <w:iCs/>
        </w:rPr>
        <w:t>δ</w:t>
      </w:r>
      <w:r>
        <w:t xml:space="preserve">, when </w:t>
      </w:r>
      <w:r>
        <w:rPr>
          <w:rStyle w:val="PageNumber"/>
          <w:i/>
          <w:iCs/>
        </w:rPr>
        <w:t>ϴ</w:t>
      </w:r>
      <w:r>
        <w:t xml:space="preserve"> is smaller (Fig. S3A; see also Fig. S3B for same data as in Fig. 3A plotted with </w:t>
      </w:r>
      <w:r>
        <w:rPr>
          <w:rStyle w:val="PageNumber"/>
          <w:i/>
          <w:iCs/>
        </w:rPr>
        <w:t>δ</w:t>
      </w:r>
      <w:r>
        <w:t xml:space="preserve"> on x-axis). </w:t>
      </w:r>
    </w:p>
    <w:p w14:paraId="60892623" w14:textId="12DBD7CA" w:rsidR="00465522" w:rsidRPr="00361803" w:rsidRDefault="007E1C0A" w:rsidP="00F6537D">
      <w:pPr>
        <w:pStyle w:val="Body"/>
        <w:spacing w:line="480" w:lineRule="auto"/>
        <w:ind w:firstLine="720"/>
        <w:rPr>
          <w:rStyle w:val="PageNumber"/>
        </w:rPr>
      </w:pPr>
      <w:r>
        <w:rPr>
          <w:rStyle w:val="PageNumber"/>
        </w:rPr>
        <w:t xml:space="preserve">The geometric properties of adaptation also contribute to the rapid decrease in </w:t>
      </w:r>
      <w:ins w:id="63" w:author="Microsoft Office User" w:date="2018-07-05T10:50:00Z">
        <w:r w:rsidR="006237A5">
          <w:rPr>
            <w:rStyle w:val="PageNumber"/>
          </w:rPr>
          <w:t xml:space="preserve">genetic </w:t>
        </w:r>
      </w:ins>
      <w:r>
        <w:rPr>
          <w:rStyle w:val="PageNumber"/>
        </w:rPr>
        <w:t xml:space="preserve">parallelism as the angle of divergence increases. During adaptation, </w:t>
      </w:r>
      <w:r w:rsidR="00BC17E2" w:rsidRPr="00361803">
        <w:rPr>
          <w:rStyle w:val="PageNumber"/>
        </w:rPr>
        <w:t xml:space="preserve">a </w:t>
      </w:r>
      <w:r w:rsidR="005E140B">
        <w:rPr>
          <w:rStyle w:val="PageNumber"/>
        </w:rPr>
        <w:t xml:space="preserve">given </w:t>
      </w:r>
      <w:r w:rsidR="00E05B47">
        <w:rPr>
          <w:rStyle w:val="PageNumber"/>
        </w:rPr>
        <w:t>mutation</w:t>
      </w:r>
      <w:r w:rsidR="00AB0E97">
        <w:rPr>
          <w:rStyle w:val="PageNumber"/>
        </w:rPr>
        <w:t xml:space="preserve"> </w:t>
      </w:r>
      <w:r w:rsidR="00BC17E2" w:rsidRPr="00361803">
        <w:rPr>
          <w:rStyle w:val="PageNumber"/>
        </w:rPr>
        <w:t xml:space="preserve">is only expected to fix in two </w:t>
      </w:r>
      <w:r w:rsidR="00C10EC0">
        <w:rPr>
          <w:rStyle w:val="PageNumber"/>
        </w:rPr>
        <w:t xml:space="preserve">allopatric </w:t>
      </w:r>
      <w:r w:rsidR="00BC17E2" w:rsidRPr="00361803">
        <w:rPr>
          <w:rStyle w:val="PageNumber"/>
        </w:rPr>
        <w:t>populations if it is beneficial in both</w:t>
      </w:r>
      <w:r w:rsidR="00AB0E97">
        <w:rPr>
          <w:rStyle w:val="PageNumber"/>
        </w:rPr>
        <w:t xml:space="preserve"> </w:t>
      </w:r>
      <w:commentRangeStart w:id="64"/>
      <w:r w:rsidR="00AB0E97">
        <w:rPr>
          <w:rStyle w:val="PageNumber"/>
        </w:rPr>
        <w:t>(ignoring drift)</w:t>
      </w:r>
      <w:commentRangeEnd w:id="64"/>
      <w:r w:rsidR="006237A5">
        <w:rPr>
          <w:rStyle w:val="CommentReference"/>
          <w:rFonts w:ascii="Times New Roman" w:eastAsia="Arial Unicode MS" w:hAnsi="Times New Roman" w:cs="Times New Roman"/>
          <w:color w:val="auto"/>
          <w:lang w:val="en-US" w:eastAsia="en-US"/>
        </w:rPr>
        <w:commentReference w:id="64"/>
      </w:r>
      <w:r w:rsidR="00BC17E2" w:rsidRPr="00361803">
        <w:rPr>
          <w:rStyle w:val="PageNumber"/>
        </w:rPr>
        <w:t xml:space="preserve">. </w:t>
      </w:r>
      <w:r w:rsidR="001A5454">
        <w:rPr>
          <w:rStyle w:val="PageNumber"/>
        </w:rPr>
        <w:t>For a given population, b</w:t>
      </w:r>
      <w:r w:rsidR="00BC17E2" w:rsidRPr="00361803">
        <w:rPr>
          <w:rStyle w:val="PageNumber"/>
        </w:rPr>
        <w:t xml:space="preserve">eneficial mutations lie within a </w:t>
      </w:r>
      <w:r w:rsidR="003138E0">
        <w:rPr>
          <w:rStyle w:val="PageNumber"/>
        </w:rPr>
        <w:t xml:space="preserve">hypersphere (circle when </w:t>
      </w:r>
      <w:r w:rsidR="00BC17E2" w:rsidRPr="00361803">
        <w:rPr>
          <w:rStyle w:val="PageNumber"/>
          <w:i/>
        </w:rPr>
        <w:t>m</w:t>
      </w:r>
      <w:r w:rsidR="00BC17E2" w:rsidRPr="00361803">
        <w:rPr>
          <w:rStyle w:val="PageNumber"/>
        </w:rPr>
        <w:t xml:space="preserve"> </w:t>
      </w:r>
      <w:r w:rsidR="005C6F18">
        <w:rPr>
          <w:rStyle w:val="PageNumber"/>
        </w:rPr>
        <w:t>=</w:t>
      </w:r>
      <w:r w:rsidR="00BC17E2" w:rsidRPr="00361803">
        <w:rPr>
          <w:rStyle w:val="PageNumber"/>
        </w:rPr>
        <w:t xml:space="preserve"> 2) centered at the </w:t>
      </w:r>
      <w:r w:rsidR="00BC17E2" w:rsidRPr="00361803">
        <w:rPr>
          <w:rStyle w:val="PageNumber"/>
        </w:rPr>
        <w:lastRenderedPageBreak/>
        <w:t xml:space="preserve">optimum with the adapting population </w:t>
      </w:r>
      <w:r w:rsidR="00311F05">
        <w:rPr>
          <w:rStyle w:val="PageNumber"/>
        </w:rPr>
        <w:t xml:space="preserve">a point on the surface </w:t>
      </w:r>
      <w:r w:rsidR="00BC17E2" w:rsidRPr="00361803">
        <w:rPr>
          <w:rStyle w:val="PageNumber"/>
        </w:rPr>
        <w:fldChar w:fldCharType="begin" w:fldLock="1"/>
      </w:r>
      <w:r w:rsidR="00BA49AA">
        <w:rPr>
          <w:rStyle w:val="PageNumber"/>
        </w:rPr>
        <w:instrText>ADDIN CSL_CITATION { "citationItems" : [ { "id" : "ITEM-1", "itemData" : { "abstract" : "Fisher, R. A. 1930. The genetical theory of natural selection. Oxford University Press, New York.", "author" : [ { "dropping-particle" : "", "family" : "Fisher", "given" : "R. F.", "non-dropping-particle" : "", "parse-names" : false, "suffix" : "" } ], "container-title" : "Oxford University Press", "id" : "ITEM-1", "issued" : { "date-parts" : [ [ "1930" ] ] }, "number-of-pages" : "272", "publisher" : "Oxford University Press", "publisher-place" : "Oxford, UK", "title" : "The Genetical Theory of Natural Selection", "type" : "book" }, "uris" : [ "http://www.mendeley.com/documents/?uuid=fa483aaa-249a-4aee-a58e-084ebe5ea770" ] } ], "mendeley" : { "formattedCitation" : "(Fisher 1930)", "manualFormatting" : "(Fisher 1930; ", "plainTextFormattedCitation" : "(Fisher 1930)", "previouslyFormattedCitation" : "(Fisher 1930)" }, "properties" : {  }, "schema" : "https://github.com/citation-style-language/schema/raw/master/csl-citation.json" }</w:instrText>
      </w:r>
      <w:r w:rsidR="00BC17E2" w:rsidRPr="00361803">
        <w:rPr>
          <w:rStyle w:val="PageNumber"/>
        </w:rPr>
        <w:fldChar w:fldCharType="separate"/>
      </w:r>
      <w:r w:rsidR="00BC17E2" w:rsidRPr="00361803">
        <w:rPr>
          <w:rStyle w:val="PageNumber"/>
          <w:noProof/>
        </w:rPr>
        <w:t>(Fisher 1930</w:t>
      </w:r>
      <w:r w:rsidR="00127041">
        <w:rPr>
          <w:rStyle w:val="PageNumber"/>
          <w:noProof/>
        </w:rPr>
        <w:t xml:space="preserve">; </w:t>
      </w:r>
      <w:r w:rsidR="00BC17E2" w:rsidRPr="00361803">
        <w:rPr>
          <w:rStyle w:val="PageNumber"/>
        </w:rPr>
        <w:fldChar w:fldCharType="end"/>
      </w:r>
      <w:r w:rsidR="0040171C" w:rsidRPr="00361803">
        <w:rPr>
          <w:rStyle w:val="PageNumber"/>
        </w:rPr>
        <w:t xml:space="preserve">see </w:t>
      </w:r>
      <w:r w:rsidR="00045707" w:rsidRPr="00361803">
        <w:rPr>
          <w:rStyle w:val="PageNumber"/>
        </w:rPr>
        <w:t xml:space="preserve">cartoon </w:t>
      </w:r>
      <w:r w:rsidR="0040171C" w:rsidRPr="00361803">
        <w:rPr>
          <w:rStyle w:val="PageNumber"/>
        </w:rPr>
        <w:t>inset of Fig. 3B)</w:t>
      </w:r>
      <w:r w:rsidR="00BC17E2" w:rsidRPr="00361803">
        <w:rPr>
          <w:rStyle w:val="PageNumber"/>
        </w:rPr>
        <w:t xml:space="preserve">. Considering two populations, a </w:t>
      </w:r>
      <w:r w:rsidR="006A0304" w:rsidRPr="00361803">
        <w:rPr>
          <w:rStyle w:val="PageNumber"/>
        </w:rPr>
        <w:t xml:space="preserve">given </w:t>
      </w:r>
      <w:r w:rsidR="00BC17E2" w:rsidRPr="00361803">
        <w:rPr>
          <w:rStyle w:val="PageNumber"/>
        </w:rPr>
        <w:t xml:space="preserve">mutation is mutually beneficial if it lies in the </w:t>
      </w:r>
      <w:r w:rsidR="00903F96">
        <w:rPr>
          <w:rStyle w:val="PageNumber"/>
        </w:rPr>
        <w:t>intersecting volume</w:t>
      </w:r>
      <w:r w:rsidR="00127041">
        <w:rPr>
          <w:rStyle w:val="PageNumber"/>
        </w:rPr>
        <w:t xml:space="preserve"> of </w:t>
      </w:r>
      <w:r w:rsidR="001451D0">
        <w:rPr>
          <w:rStyle w:val="PageNumber"/>
        </w:rPr>
        <w:t xml:space="preserve">the </w:t>
      </w:r>
      <w:r w:rsidR="00127041">
        <w:rPr>
          <w:rStyle w:val="PageNumber"/>
        </w:rPr>
        <w:t xml:space="preserve">two hyperspheres </w:t>
      </w:r>
      <w:r w:rsidR="00EC157E" w:rsidRPr="00361803">
        <w:rPr>
          <w:rStyle w:val="PageNumber"/>
        </w:rPr>
        <w:t>(pink region in Fig. 3B</w:t>
      </w:r>
      <w:r w:rsidR="0077542D" w:rsidRPr="00361803">
        <w:rPr>
          <w:rStyle w:val="PageNumber"/>
        </w:rPr>
        <w:t xml:space="preserve"> inset</w:t>
      </w:r>
      <w:r w:rsidR="00EC157E" w:rsidRPr="00361803">
        <w:rPr>
          <w:rStyle w:val="PageNumber"/>
        </w:rPr>
        <w:t>)</w:t>
      </w:r>
      <w:r w:rsidR="00A57BDC" w:rsidRPr="00361803">
        <w:rPr>
          <w:rStyle w:val="PageNumber"/>
        </w:rPr>
        <w:t xml:space="preserve">. </w:t>
      </w:r>
      <w:r w:rsidR="006F4D13" w:rsidRPr="00361803">
        <w:rPr>
          <w:rStyle w:val="PageNumber"/>
        </w:rPr>
        <w:t xml:space="preserve">The </w:t>
      </w:r>
      <w:r w:rsidR="00127041">
        <w:rPr>
          <w:rStyle w:val="PageNumber"/>
        </w:rPr>
        <w:t xml:space="preserve">expected </w:t>
      </w:r>
      <w:r w:rsidR="006F4D13" w:rsidRPr="00361803">
        <w:rPr>
          <w:rStyle w:val="PageNumber"/>
        </w:rPr>
        <w:t xml:space="preserve">degree of non-parallelism </w:t>
      </w:r>
      <w:r w:rsidR="00640856">
        <w:t xml:space="preserve">is therefore captured by the fraction of </w:t>
      </w:r>
      <w:ins w:id="65" w:author="Microsoft Office User" w:date="2018-07-05T10:52:00Z">
        <w:r w:rsidR="006237A5">
          <w:t xml:space="preserve">beneficial </w:t>
        </w:r>
      </w:ins>
      <w:r w:rsidR="00640856">
        <w:t xml:space="preserve">mutations </w:t>
      </w:r>
      <w:ins w:id="66" w:author="Microsoft Office User" w:date="2018-07-05T10:52:00Z">
        <w:r w:rsidR="006237A5">
          <w:t xml:space="preserve">in one population </w:t>
        </w:r>
      </w:ins>
      <w:r w:rsidR="00B44B42">
        <w:t xml:space="preserve">that are </w:t>
      </w:r>
      <w:del w:id="67" w:author="Microsoft Office User" w:date="2018-07-05T10:52:00Z">
        <w:r w:rsidR="00640856" w:rsidDel="006237A5">
          <w:delText>beneficial</w:delText>
        </w:r>
        <w:r w:rsidR="00640856" w:rsidDel="006237A5">
          <w:rPr>
            <w:rStyle w:val="PageNumber"/>
            <w:i/>
            <w:iCs/>
          </w:rPr>
          <w:delText xml:space="preserve"> </w:delText>
        </w:r>
        <w:r w:rsidR="00640856" w:rsidDel="006237A5">
          <w:delText xml:space="preserve">in one population </w:delText>
        </w:r>
      </w:del>
      <w:del w:id="68" w:author="Microsoft Office User" w:date="2018-07-05T10:51:00Z">
        <w:r w:rsidR="001451D0" w:rsidDel="006237A5">
          <w:delText xml:space="preserve">but </w:delText>
        </w:r>
      </w:del>
      <w:r w:rsidR="001451D0">
        <w:t xml:space="preserve">deleterious </w:t>
      </w:r>
      <w:r w:rsidR="00640856">
        <w:t>in the other (</w:t>
      </w:r>
      <w:r w:rsidR="00884A88">
        <w:t xml:space="preserve">e.g., for ‘red’ population in </w:t>
      </w:r>
      <w:r w:rsidR="000D63B0">
        <w:t xml:space="preserve">Fig 3B inset: </w:t>
      </w:r>
      <w:r w:rsidR="00640856">
        <w:t xml:space="preserve">area of the red region divided by the area of the pink and </w:t>
      </w:r>
      <w:r w:rsidR="00200B3E">
        <w:t>red</w:t>
      </w:r>
      <w:r w:rsidR="00FF2AC2">
        <w:t xml:space="preserve"> </w:t>
      </w:r>
      <w:r w:rsidR="00640856">
        <w:t>regions combined).</w:t>
      </w:r>
      <w:r w:rsidR="00465522" w:rsidRPr="00361803">
        <w:rPr>
          <w:rStyle w:val="PageNumber"/>
        </w:rPr>
        <w:t xml:space="preserve"> </w:t>
      </w:r>
      <w:r w:rsidR="00BC4325">
        <w:rPr>
          <w:rStyle w:val="PageNumber"/>
        </w:rPr>
        <w:t xml:space="preserve">That is, the alleles favoured by selection in only one of two populations are those in the </w:t>
      </w:r>
      <w:r w:rsidR="00BC4325">
        <w:rPr>
          <w:rStyle w:val="PageNumber"/>
          <w:i/>
        </w:rPr>
        <w:t xml:space="preserve">non-overlapping </w:t>
      </w:r>
      <w:r w:rsidR="00BC4325">
        <w:rPr>
          <w:rStyle w:val="PageNumber"/>
        </w:rPr>
        <w:t xml:space="preserve">regions of the hyperspheres. </w:t>
      </w:r>
      <w:r w:rsidR="008F1392">
        <w:t>Analytically</w:t>
      </w:r>
      <w:r w:rsidR="00AD25B6">
        <w:t xml:space="preserve"> (see </w:t>
      </w:r>
      <w:r w:rsidR="00AD25B6">
        <w:rPr>
          <w:b/>
        </w:rPr>
        <w:t>Appendix</w:t>
      </w:r>
      <w:r w:rsidR="00AD25B6">
        <w:t>)</w:t>
      </w:r>
      <w:r w:rsidR="008F1392">
        <w:t xml:space="preserve">, we </w:t>
      </w:r>
      <w:del w:id="69" w:author="Microsoft Office User" w:date="2018-07-05T10:53:00Z">
        <w:r w:rsidR="008F1392" w:rsidDel="006237A5">
          <w:delText xml:space="preserve">find </w:delText>
        </w:r>
      </w:del>
      <w:ins w:id="70" w:author="Microsoft Office User" w:date="2018-07-05T10:53:00Z">
        <w:r w:rsidR="006237A5">
          <w:t xml:space="preserve">show </w:t>
        </w:r>
      </w:ins>
      <w:r w:rsidR="008F1392">
        <w:t xml:space="preserve">that this </w:t>
      </w:r>
      <w:r w:rsidR="006F0763">
        <w:t>‘f</w:t>
      </w:r>
      <w:r w:rsidR="008F1392">
        <w:t>raction of non-overlap</w:t>
      </w:r>
      <w:r w:rsidR="00D96188">
        <w:t>’</w:t>
      </w:r>
      <w:r w:rsidR="008F1392">
        <w:t xml:space="preserve"> is zero when </w:t>
      </w:r>
      <w:r w:rsidR="008F1392">
        <w:rPr>
          <w:rStyle w:val="PageNumber"/>
          <w:i/>
          <w:iCs/>
        </w:rPr>
        <w:t xml:space="preserve">ϴ </w:t>
      </w:r>
      <w:r w:rsidR="008F1392">
        <w:t xml:space="preserve">= 0°, one when </w:t>
      </w:r>
      <w:r w:rsidR="008F1392">
        <w:rPr>
          <w:rStyle w:val="PageNumber"/>
          <w:i/>
          <w:iCs/>
        </w:rPr>
        <w:t xml:space="preserve">ϴ </w:t>
      </w:r>
      <w:r w:rsidR="008F1392">
        <w:t xml:space="preserve">= 180°, and increases faster-than-linearly with </w:t>
      </w:r>
      <w:r w:rsidR="008F1392">
        <w:rPr>
          <w:rStyle w:val="PageNumber"/>
          <w:i/>
          <w:iCs/>
        </w:rPr>
        <w:t>ϴ</w:t>
      </w:r>
      <w:r w:rsidR="008F1392">
        <w:t xml:space="preserve"> (Fig. 3B; see also Fig. S3A for the relationship between </w:t>
      </w:r>
      <w:r w:rsidR="008F1392">
        <w:rPr>
          <w:rStyle w:val="PageNumber"/>
          <w:i/>
          <w:iCs/>
        </w:rPr>
        <w:t>ϴ</w:t>
      </w:r>
      <w:r w:rsidR="008F1392">
        <w:t xml:space="preserve">, </w:t>
      </w:r>
      <w:r w:rsidR="008F1392">
        <w:rPr>
          <w:rStyle w:val="PageNumber"/>
          <w:i/>
          <w:iCs/>
        </w:rPr>
        <w:t>δ</w:t>
      </w:r>
      <w:r w:rsidR="008F1392">
        <w:t>, and the fraction of non-overlap)</w:t>
      </w:r>
      <w:r w:rsidR="00465522" w:rsidRPr="00361803">
        <w:rPr>
          <w:rStyle w:val="PageNumber"/>
        </w:rPr>
        <w:t xml:space="preserve">. </w:t>
      </w:r>
      <w:r w:rsidR="00DC5F39">
        <w:rPr>
          <w:rStyle w:val="PageNumber"/>
        </w:rPr>
        <w:t>This</w:t>
      </w:r>
      <w:r w:rsidR="00465522" w:rsidRPr="00361803">
        <w:rPr>
          <w:rStyle w:val="PageNumber"/>
        </w:rPr>
        <w:t xml:space="preserve"> fraction of non-overlap</w:t>
      </w:r>
      <w:del w:id="71" w:author="Microsoft Office User" w:date="2018-07-05T10:54:00Z">
        <w:r w:rsidR="00465522" w:rsidRPr="00361803" w:rsidDel="00F6537D">
          <w:rPr>
            <w:rStyle w:val="PageNumber"/>
          </w:rPr>
          <w:delText>ping mutations</w:delText>
        </w:r>
      </w:del>
      <w:r w:rsidR="00465522" w:rsidRPr="00361803">
        <w:rPr>
          <w:rStyle w:val="PageNumber"/>
        </w:rPr>
        <w:t xml:space="preserve"> increases even more rapidly</w:t>
      </w:r>
      <w:r w:rsidR="006B6227">
        <w:rPr>
          <w:rStyle w:val="PageNumber"/>
        </w:rPr>
        <w:t xml:space="preserve"> with</w:t>
      </w:r>
      <w:r w:rsidR="004A6E6F">
        <w:rPr>
          <w:rStyle w:val="PageNumber"/>
        </w:rPr>
        <w:t xml:space="preserve"> </w:t>
      </w:r>
      <w:r w:rsidR="006B6227">
        <w:rPr>
          <w:rStyle w:val="PageNumber"/>
          <w:i/>
          <w:iCs/>
        </w:rPr>
        <w:t>ϴ</w:t>
      </w:r>
      <w:r w:rsidR="00465522" w:rsidRPr="00361803">
        <w:rPr>
          <w:rStyle w:val="PageNumber"/>
        </w:rPr>
        <w:t xml:space="preserve"> in higher dimensions</w:t>
      </w:r>
      <w:r w:rsidR="00850377">
        <w:rPr>
          <w:rStyle w:val="PageNumber"/>
        </w:rPr>
        <w:t xml:space="preserve"> (compare solid line to dashed in Fig. 3B)</w:t>
      </w:r>
      <w:r w:rsidR="00CA7C2A">
        <w:rPr>
          <w:rStyle w:val="PageNumber"/>
        </w:rPr>
        <w:t>.</w:t>
      </w:r>
      <w:r w:rsidR="00621BD2">
        <w:rPr>
          <w:rStyle w:val="PageNumber"/>
        </w:rPr>
        <w:t xml:space="preserve"> </w:t>
      </w:r>
      <w:r w:rsidR="001A5026">
        <w:rPr>
          <w:rStyle w:val="PageNumber"/>
        </w:rPr>
        <w:t>Because the fraction of non-overlap is independent of distance to an optimum</w:t>
      </w:r>
      <w:ins w:id="72" w:author="Microsoft Office User" w:date="2018-07-05T10:55:00Z">
        <w:r w:rsidR="00F6537D">
          <w:rPr>
            <w:rStyle w:val="PageNumber"/>
          </w:rPr>
          <w:t xml:space="preserve"> (see </w:t>
        </w:r>
        <w:r w:rsidR="00F6537D" w:rsidRPr="00F6537D">
          <w:rPr>
            <w:rStyle w:val="PageNumber"/>
            <w:b/>
            <w:bCs/>
            <w:rPrChange w:id="73" w:author="Microsoft Office User" w:date="2018-07-05T10:55:00Z">
              <w:rPr>
                <w:rStyle w:val="PageNumber"/>
              </w:rPr>
            </w:rPrChange>
          </w:rPr>
          <w:t>Appendix</w:t>
        </w:r>
        <w:r w:rsidR="00F6537D">
          <w:rPr>
            <w:rStyle w:val="PageNumber"/>
          </w:rPr>
          <w:t>)</w:t>
        </w:r>
      </w:ins>
      <w:r w:rsidR="001A5026">
        <w:rPr>
          <w:rStyle w:val="PageNumber"/>
        </w:rPr>
        <w:t xml:space="preserve">, this </w:t>
      </w:r>
      <w:r w:rsidR="004672DE">
        <w:rPr>
          <w:rStyle w:val="PageNumber"/>
        </w:rPr>
        <w:t xml:space="preserve">pattern </w:t>
      </w:r>
      <w:r w:rsidR="001A5026">
        <w:rPr>
          <w:rStyle w:val="PageNumber"/>
        </w:rPr>
        <w:t xml:space="preserve">is expected to remain constant over the course of an adaptive ‘walk’ </w:t>
      </w:r>
      <w:r w:rsidR="007B0F75">
        <w:rPr>
          <w:rStyle w:val="PageNumber"/>
        </w:rPr>
        <w:fldChar w:fldCharType="begin" w:fldLock="1"/>
      </w:r>
      <w:r w:rsidR="00BA49AA">
        <w:rPr>
          <w:rStyle w:val="PageNumber"/>
        </w:rPr>
        <w:instrText>ADDIN CSL_CITATION { "citationItems" : [ { "id" : "ITEM-1", "itemData" : { "DOI" : "10.2307/2411226", "ISBN" : "0014-3820", "ISSN" : "00143820", "PMID" : "12206234", "abstract" : "I describe several patterns characterizing the genetics of adaptation at the DNA level. Following Gillespie (1983, 1984, 1991), I consider a population presently fixed for the ith best allele at a locus and study the sequential substitution of favorable mutations that results in fixation of the fittest DNA sequence locally available. Given a wild type sequence that is less than optimal, I derive the fitness rank of the next allele typically fixed by natural selection as well as the mean and variance of the jump in fitness that results when natural selection drives a substitution. Looking over the whole series of substitutions required to reach the best allele, I show that the mean fitness jumps occurring throughout an adaptive walk are constrained to a twofold window of values, assuming only that adaptation begins from a reasonably fit allele. I also show that the first substitution and the substitution of largest effect account for a large share of the total fitness increase during adaptation. I further show that the distribution of selection coefficients fixed throughout such an adaptive walk is exponential (ignoring mutations of small effect), a finding reminiscent of that seen in Fisher's geometric model of adaptation. Last, I show that adaptation by natural selection behaves in several respects as the average of two idealized forms of adaptation, perfect and random.", "author" : [ { "dropping-particle" : "", "family" : "Orr", "given" : "H. Allen", "non-dropping-particle" : "", "parse-names" : false, "suffix" : "" } ], "container-title" : "Evolution", "id" : "ITEM-1", "issue" : "4", "issued" : { "date-parts" : [ [ "1998" ] ] }, "page" : "935", "title" : "The Population Genetics of Adaptation: The Distribution of Factors Fixed during Adaptive Evolution", "type" : "article-journal", "volume" : "52" }, "uris" : [ "http://www.mendeley.com/documents/?uuid=d55ed24a-9087-4d51-be4d-4c22b524cfba" ] } ], "mendeley" : { "formattedCitation" : "(Orr 1998)", "manualFormatting" : "(sensu Orr [1998])", "plainTextFormattedCitation" : "(Orr 1998)", "previouslyFormattedCitation" : "(Orr 1998)" }, "properties" : {  }, "schema" : "https://github.com/citation-style-language/schema/raw/master/csl-citation.json" }</w:instrText>
      </w:r>
      <w:r w:rsidR="007B0F75">
        <w:rPr>
          <w:rStyle w:val="PageNumber"/>
        </w:rPr>
        <w:fldChar w:fldCharType="separate"/>
      </w:r>
      <w:r w:rsidR="007B0F75" w:rsidRPr="007B0F75">
        <w:rPr>
          <w:rStyle w:val="PageNumber"/>
          <w:noProof/>
        </w:rPr>
        <w:t>(</w:t>
      </w:r>
      <w:r w:rsidR="007B0F75">
        <w:rPr>
          <w:rStyle w:val="PageNumber"/>
          <w:i/>
          <w:noProof/>
        </w:rPr>
        <w:t>sensu</w:t>
      </w:r>
      <w:r w:rsidR="007B0F75">
        <w:rPr>
          <w:rStyle w:val="PageNumber"/>
          <w:noProof/>
        </w:rPr>
        <w:t xml:space="preserve"> </w:t>
      </w:r>
      <w:r w:rsidR="007B0F75" w:rsidRPr="007B0F75">
        <w:rPr>
          <w:rStyle w:val="PageNumber"/>
          <w:noProof/>
        </w:rPr>
        <w:t xml:space="preserve">Orr </w:t>
      </w:r>
      <w:r w:rsidR="007B0F75">
        <w:rPr>
          <w:rStyle w:val="PageNumber"/>
          <w:noProof/>
        </w:rPr>
        <w:t>[</w:t>
      </w:r>
      <w:r w:rsidR="007B0F75" w:rsidRPr="007B0F75">
        <w:rPr>
          <w:rStyle w:val="PageNumber"/>
          <w:noProof/>
        </w:rPr>
        <w:t>1998</w:t>
      </w:r>
      <w:r w:rsidR="007B0F75">
        <w:rPr>
          <w:rStyle w:val="PageNumber"/>
          <w:noProof/>
        </w:rPr>
        <w:t>]</w:t>
      </w:r>
      <w:r w:rsidR="007B0F75" w:rsidRPr="007B0F75">
        <w:rPr>
          <w:rStyle w:val="PageNumber"/>
          <w:noProof/>
        </w:rPr>
        <w:t>)</w:t>
      </w:r>
      <w:r w:rsidR="007B0F75">
        <w:rPr>
          <w:rStyle w:val="PageNumber"/>
        </w:rPr>
        <w:fldChar w:fldCharType="end"/>
      </w:r>
      <w:r w:rsidR="001A5026">
        <w:rPr>
          <w:rStyle w:val="PageNumber"/>
        </w:rPr>
        <w:t xml:space="preserve">. </w:t>
      </w:r>
      <w:del w:id="74" w:author="Microsoft Office User" w:date="2018-07-05T10:55:00Z">
        <w:r w:rsidR="00F52640" w:rsidDel="00F6537D">
          <w:rPr>
            <w:rStyle w:val="PageNumber"/>
          </w:rPr>
          <w:delText xml:space="preserve">We </w:delText>
        </w:r>
      </w:del>
    </w:p>
    <w:p w14:paraId="3391FCC2" w14:textId="709B6E1F" w:rsidR="00D5786C" w:rsidRDefault="00F52640" w:rsidP="00F6537D">
      <w:pPr>
        <w:pStyle w:val="BodyA"/>
        <w:spacing w:line="480" w:lineRule="auto"/>
        <w:ind w:firstLine="720"/>
      </w:pPr>
      <w:r>
        <w:t>In addition</w:t>
      </w:r>
      <w:r w:rsidR="00D5786C">
        <w:t xml:space="preserve">, the average probability of fixation </w:t>
      </w:r>
      <w:r w:rsidR="00105D1D">
        <w:t>for</w:t>
      </w:r>
      <w:r w:rsidR="00D5786C">
        <w:t xml:space="preserve"> mutations that lie within the region of overlap decreases with </w:t>
      </w:r>
      <w:r w:rsidR="00D5786C">
        <w:rPr>
          <w:rStyle w:val="PageNumber"/>
        </w:rPr>
        <w:t>the angle of divergence</w:t>
      </w:r>
      <w:r w:rsidR="00D5786C">
        <w:t xml:space="preserve">. This is intuitive: when </w:t>
      </w:r>
      <w:r w:rsidR="00D5786C">
        <w:rPr>
          <w:rStyle w:val="PageNumber"/>
          <w:i/>
          <w:iCs/>
        </w:rPr>
        <w:t>ϴ</w:t>
      </w:r>
      <w:r w:rsidR="00D5786C">
        <w:t xml:space="preserve"> = 0°, the region of overlap contains mutations that are highly beneficial in both populations (e.g., their shared optima). As </w:t>
      </w:r>
      <w:r w:rsidR="00D5786C">
        <w:rPr>
          <w:rStyle w:val="PageNumber"/>
          <w:i/>
          <w:iCs/>
        </w:rPr>
        <w:t>ϴ</w:t>
      </w:r>
      <w:r w:rsidR="00D5786C">
        <w:t xml:space="preserve"> increases, the mutations remaining in the region of overlap </w:t>
      </w:r>
      <w:ins w:id="75" w:author="Microsoft Office User" w:date="2018-07-05T10:56:00Z">
        <w:r w:rsidR="00F6537D">
          <w:t xml:space="preserve">have deleterious pleiotropic consequences and </w:t>
        </w:r>
      </w:ins>
      <w:r w:rsidR="00D5786C">
        <w:t xml:space="preserve">are </w:t>
      </w:r>
      <w:ins w:id="76" w:author="Microsoft Office User" w:date="2018-07-05T10:56:00Z">
        <w:r w:rsidR="00F6537D">
          <w:t xml:space="preserve">thus </w:t>
        </w:r>
      </w:ins>
      <w:r w:rsidR="00D5786C">
        <w:t xml:space="preserve">less beneficial. </w:t>
      </w:r>
      <w:proofErr w:type="gramStart"/>
      <w:r w:rsidR="00D5786C">
        <w:t>Therefore</w:t>
      </w:r>
      <w:proofErr w:type="gramEnd"/>
      <w:r w:rsidR="00D5786C">
        <w:t xml:space="preserve"> the mean selective coefficient of shared </w:t>
      </w:r>
      <w:del w:id="77" w:author="Microsoft Office User" w:date="2018-07-05T10:56:00Z">
        <w:r w:rsidR="00D5786C" w:rsidDel="00F6537D">
          <w:delText xml:space="preserve">initially </w:delText>
        </w:r>
      </w:del>
      <w:r w:rsidR="00D5786C">
        <w:t xml:space="preserve">beneficial mutations decreases with </w:t>
      </w:r>
      <w:r w:rsidR="00D5786C">
        <w:rPr>
          <w:rStyle w:val="PageNumber"/>
          <w:i/>
          <w:iCs/>
        </w:rPr>
        <w:t xml:space="preserve">ϴ </w:t>
      </w:r>
      <w:r w:rsidR="00D5786C">
        <w:rPr>
          <w:rStyle w:val="PageNumber"/>
        </w:rPr>
        <w:t>(quantifying this decrease is</w:t>
      </w:r>
      <w:r w:rsidR="00D5786C">
        <w:t xml:space="preserve"> beyond the scope of this article</w:t>
      </w:r>
      <w:commentRangeStart w:id="78"/>
      <w:ins w:id="79" w:author="Microsoft Office User" w:date="2018-07-05T10:57:00Z">
        <w:r w:rsidR="00F6537D">
          <w:t>, as is weighting the fraction of non-overlap by the probability such a mutation exists in the standing variation</w:t>
        </w:r>
      </w:ins>
      <w:commentRangeEnd w:id="78"/>
      <w:ins w:id="80" w:author="Microsoft Office User" w:date="2018-07-05T10:59:00Z">
        <w:r w:rsidR="00F6537D">
          <w:rPr>
            <w:rStyle w:val="CommentReference"/>
            <w:rFonts w:ascii="Times New Roman" w:eastAsia="Arial Unicode MS" w:hAnsi="Times New Roman" w:cs="Times New Roman"/>
            <w:color w:val="auto"/>
          </w:rPr>
          <w:commentReference w:id="78"/>
        </w:r>
      </w:ins>
      <w:r w:rsidR="00D5786C">
        <w:t>).</w:t>
      </w:r>
    </w:p>
    <w:p w14:paraId="4F6CFAE6" w14:textId="6C1D992A" w:rsidR="001F62C5" w:rsidRPr="00361803" w:rsidRDefault="00D5786C" w:rsidP="005B6774">
      <w:pPr>
        <w:pStyle w:val="Body"/>
        <w:spacing w:line="480" w:lineRule="auto"/>
        <w:ind w:firstLine="720"/>
      </w:pPr>
      <w:r>
        <w:lastRenderedPageBreak/>
        <w:t>We note that the above arguments reflect the probability of parallel genetic evolution generally and not from standing variation specifically. Therefore, populations adapting to similar environments have a higher probability of fixing similar mutations whether the mutations arise de novo or were segregating in the ancestor. The arguments above are thus component pieces of a comprehensive theory of the probability of genetic parallelism during adaptation</w:t>
      </w:r>
      <w:r w:rsidR="00ED71AC">
        <w:t xml:space="preserve"> in </w:t>
      </w:r>
      <w:proofErr w:type="spellStart"/>
      <w:r w:rsidR="00ED71AC">
        <w:t>allopatry</w:t>
      </w:r>
      <w:proofErr w:type="spellEnd"/>
      <w:r>
        <w:t>. Integrating the processes discussed above with estimates of both the distribution of fitness effects of new mutations</w:t>
      </w:r>
      <w:r w:rsidR="001F62C5" w:rsidRPr="00361803">
        <w:t xml:space="preserve"> </w:t>
      </w:r>
      <w:r w:rsidR="001F62C5" w:rsidRPr="00361803">
        <w:fldChar w:fldCharType="begin" w:fldLock="1"/>
      </w:r>
      <w:r w:rsidR="00BA49AA">
        <w:instrText>ADDIN CSL_CITATION { "citationItems" : [ { "id" : "ITEM-1", "itemData" : { "DOI" : "10.1038/nrg2146", "ISBN" : "1471-0056", "ISSN" : "14710056", "PMID" : "17637733", "abstract" : "The distribution of fitness effects (DFE) of new mutations is a fundamental entity in genetics that has implications ranging from the genetic basis of complex disease to the stability of the molecular clock. It has been studied by two different approaches: mutation accumulation and mutagenesis experiments, and the analysis of DNA sequence data. The proportion of mutations that are advantageous, effectively neutral and deleterious varies between species, and the DFE differs between coding and non-coding DNA. Despite these differences between species and genomic regions, some general principles have emerged: advantageous mutations are rare, and those that are strongly selected are exponentially distributed; and the DFE of deleterious mutations is complex and multi-modal.", "author" : [ { "dropping-particle" : "", "family" : "Eyre-Walker", "given" : "Adam", "non-dropping-particle" : "", "parse-names" : false, "suffix" : "" }, { "dropping-particle" : "", "family" : "Keightley", "given" : "Peter D.", "non-dropping-particle" : "", "parse-names" : false, "suffix" : "" } ], "container-title" : "Nature Reviews Genetics", "id" : "ITEM-1", "issue" : "8", "issued" : { "date-parts" : [ [ "2007" ] ] }, "page" : "610-618", "title" : "The distribution of fitness effects of new mutations", "type" : "article", "volume" : "8" }, "uris" : [ "http://www.mendeley.com/documents/?uuid=78334b31-58c0-4b02-9437-3507b897f0d8", "http://www.mendeley.com/documents/?uuid=4e622dea-3bcc-4fa8-afeb-fac784974c36" ] } ], "mendeley" : { "formattedCitation" : "(Eyre-Walker and Keightley 2007)", "plainTextFormattedCitation" : "(Eyre-Walker and Keightley 2007)", "previouslyFormattedCitation" : "(Eyre-Walker and Keightley 2007)" }, "properties" : {  }, "schema" : "https://github.com/citation-style-language/schema/raw/master/csl-citation.json" }</w:instrText>
      </w:r>
      <w:r w:rsidR="001F62C5" w:rsidRPr="00361803">
        <w:fldChar w:fldCharType="separate"/>
      </w:r>
      <w:r w:rsidR="001F62C5" w:rsidRPr="00361803">
        <w:rPr>
          <w:noProof/>
        </w:rPr>
        <w:t>(Eyre-Walker and Keightley 2007)</w:t>
      </w:r>
      <w:r w:rsidR="001F62C5" w:rsidRPr="00361803">
        <w:fldChar w:fldCharType="end"/>
      </w:r>
      <w:r w:rsidR="001F62C5" w:rsidRPr="00361803">
        <w:t xml:space="preserve"> and the fitness effects of mutations across environments </w:t>
      </w:r>
      <w:r w:rsidR="001F62C5" w:rsidRPr="00361803">
        <w:fldChar w:fldCharType="begin" w:fldLock="1"/>
      </w:r>
      <w:r w:rsidR="00BA49AA">
        <w:instrText>ADDIN CSL_CITATION { "citationItems" : [ { "id" : "ITEM-1", "itemData" : { "DOI" : "10.1111/evo.12671", "ISBN" : "0014-3820 (Print)", "ISSN" : "15585646", "PMID" : "25908434", "abstract" : "When are mutations beneficial in one environment and deleterious in another? More generally, what is the relationship between mutation effects across environments? These questions are crucial to predict adaptation in heterogeneous conditions in a broad sense. Empirical evidence documents various patterns of fitness effects across environments but we still lack a framework to analyse these multivariate data. In this paper, we extend Fisher's geometrical model to multiple environments determining distinct peaks. We derive the fitness distribution, in one environment, among mutants with a given fitness in another and the bivariate distribution of random mutants' fitnesses across two or more environments. The geometry of the phenotype-fitness landscape is naturally interpreted in terms of fitness trade-offs between environments. These results may be used to fit/predict empirical distributions or to predict the pattern of adaptation across heterogeneous conditions. As an example, we derive the genomic rate of substitution and of adaptation in a metapopulation divided into two distinct habitats in a high migration regime and show that they depend critically on the geometry of the phenotype-fitness landscape. This article is protected by copyright. All rights reserved.", "author" : [ { "dropping-particle" : "", "family" : "Martin", "given" : "Guillaume", "non-dropping-particle" : "", "parse-names" : false, "suffix" : "" }, { "dropping-particle" : "", "family" : "Lenormand", "given" : "Thomas", "non-dropping-particle" : "", "parse-names" : false, "suffix" : "" } ], "container-title" : "Evolution", "id" : "ITEM-1", "issue" : "6", "issued" : { "date-parts" : [ [ "2015" ] ] }, "page" : "1433-1447", "title" : "The fitness effect of mutations across environments: Fisher's geometrical model with multiple optima", "type" : "article-journal", "volume" : "69" }, "uris" : [ "http://www.mendeley.com/documents/?uuid=be8b2c7e-b8b7-482a-9441-0653744a378c" ] } ], "mendeley" : { "formattedCitation" : "(Martin and Lenormand 2015)", "plainTextFormattedCitation" : "(Martin and Lenormand 2015)", "previouslyFormattedCitation" : "(Martin and Lenormand 2015)" }, "properties" : {  }, "schema" : "https://github.com/citation-style-language/schema/raw/master/csl-citation.json" }</w:instrText>
      </w:r>
      <w:r w:rsidR="001F62C5" w:rsidRPr="00361803">
        <w:fldChar w:fldCharType="separate"/>
      </w:r>
      <w:r w:rsidR="001F62C5" w:rsidRPr="00361803">
        <w:rPr>
          <w:noProof/>
        </w:rPr>
        <w:t>(Martin and Lenormand 2015)</w:t>
      </w:r>
      <w:r w:rsidR="001F62C5" w:rsidRPr="00361803">
        <w:fldChar w:fldCharType="end"/>
      </w:r>
      <w:r w:rsidR="001F62C5" w:rsidRPr="00361803">
        <w:t xml:space="preserve"> </w:t>
      </w:r>
      <w:r w:rsidR="00C44207">
        <w:t>could</w:t>
      </w:r>
      <w:r>
        <w:t xml:space="preserve"> lead to valuable insights.</w:t>
      </w:r>
    </w:p>
    <w:p w14:paraId="740E3108" w14:textId="2690D32B" w:rsidR="00C30537" w:rsidRPr="00361803" w:rsidRDefault="00040F22" w:rsidP="000E3269">
      <w:pPr>
        <w:pStyle w:val="Body"/>
        <w:spacing w:line="480" w:lineRule="auto"/>
        <w:ind w:firstLine="720"/>
        <w:rPr>
          <w:rStyle w:val="PageNumber"/>
        </w:rPr>
      </w:pPr>
      <w:r>
        <w:t xml:space="preserve">The simulations depicted in Fig. 3 also illustrate an unanticipated general effect of standing variation: a reduction of segregation variance for all angles of divergence. This is apparent by examining the right side of Fig. 3A. When selection is divergent, </w:t>
      </w:r>
      <w:r>
        <w:rPr>
          <w:rStyle w:val="PageNumber"/>
          <w:i/>
          <w:iCs/>
        </w:rPr>
        <w:t>ϴ</w:t>
      </w:r>
      <w:r>
        <w:t xml:space="preserve"> = 180°, there are no beneficial alleles shared between adapting populations. Why, then, does standing genetic variation cause hybrids to have lower segregation variance when their parents underwent divergent </w:t>
      </w:r>
      <w:r w:rsidR="005256F9">
        <w:t>evolution</w:t>
      </w:r>
      <w:r>
        <w:t xml:space="preserve">? There are </w:t>
      </w:r>
      <w:r w:rsidR="006A33C3">
        <w:t>at least two</w:t>
      </w:r>
      <w:r>
        <w:t xml:space="preserve"> non-mutually exclusive possibilities. </w:t>
      </w:r>
      <w:r w:rsidR="00946564">
        <w:t>First</w:t>
      </w:r>
      <w:r>
        <w:t>, small-effect alleles are more likely to fix when from standing variation as compared to new mutation</w:t>
      </w:r>
      <w:r w:rsidR="00A25FB7" w:rsidRPr="00361803">
        <w:rPr>
          <w:rStyle w:val="PageNumber"/>
        </w:rPr>
        <w:t xml:space="preserve"> </w:t>
      </w:r>
      <w:r w:rsidR="00180801" w:rsidRPr="00361803">
        <w:rPr>
          <w:rStyle w:val="PageNumber"/>
        </w:rPr>
        <w:fldChar w:fldCharType="begin" w:fldLock="1"/>
      </w:r>
      <w:r w:rsidR="00BA49AA">
        <w:rPr>
          <w:rStyle w:val="PageNumber"/>
        </w:rPr>
        <w:instrText>ADDIN CSL_CITATION { "citationItems" : [ { "id" : "ITEM-1", "itemData" : { "DOI" : "10.1534/genetics.104.036947", "ISSN" : "0016-6731, 1943-2631",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scenario\u2014standing variation vs. new mutations\u2014is more likely. Adaptations from the standing genetic variation are favored if either the selective advantage is weak or the selection coefficient and the mutation rate are both high. Finally, we analyze the probability of \u201csoft sweeps,\u201d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"ITEM-1", "issue" : "4", "issued" : { "date-parts" : [ [ "2005" ] ] }, "page" : "2335-2352", "title" : "Soft sweeps: Molecular population genetics of adaptation from standing genetic variation", "type" : "article-journal", "volume" : "169" }, "uris" : [ "http://www.mendeley.com/documents/?uuid=91dacff5-11f7-425c-828e-422496e53d1a" ] }, { "id" : "ITEM-2", "itemData" : { "ISBN" : "0016-6731", "ISSN" : "00166731", "PMID" : "11157004", "abstract" : "We consider populations that adapt to a sudden environmental change by fixing alleles found at mutation-selection balance. In particular, we calculate probabilities of fixation for previously deleterious alleles, ignoring the input of new mutations. We find that \"Haldane's sieve\"--the bias against the establishment of recessive beneficial mutations--does not hold under these conditions. Instead probabilities of fixation are generally independent of dominance. We show that this result is robust to patterns of sex expression for both X-linked and autosomal loci. We further show that adaptive evolution is invariably slower at X-linked than autosomal loci when evolution begins from mutation-selection balance. This result differs from that obtained when adaptation uses new mutations, a finding that may have some bearing on recent attempts to distinguish between hitchhiking and background selection by contrasting the molecular population genetics of X-linked vs. autosomal loci. Last, we suggest a test to determine whether adaptation used new mutations or previously deleterious alleles from the standing genetic variation.", "author" : [ { "dropping-particle" : "", "family" : "Orr", "given" : "H. A.", "non-dropping-particle" : "", "parse-names" : false, "suffix" : "" }, { "dropping-particle" : "", "family" : "Betancourt", "given" : "A. J.", "non-dropping-particle" : "", "parse-names" : false, "suffix" : "" } ], "container-title" : "Genetics", "id" : "ITEM-2", "issue" : "2", "issued" : { "date-parts" : [ [ "2001" ] ] }, "page" : "875-884", "title" : "Haldane's sieve and adaptation from the standing genetic variation", "type" : "article-journal", "volume" : "157" }, "uris" : [ "http://www.mendeley.com/documents/?uuid=eef26acf-4894-4879-a12d-5bc5fc0b2261" ] } ], "mendeley" : { "formattedCitation" : "(Orr and Betancourt 2001; Hermisson and Pennings 2005)", "plainTextFormattedCitation" : "(Orr and Betancourt 2001; Hermisson and Pennings 2005)", "previouslyFormattedCitation" : "(Orr and Betancourt 2001; Hermisson and Pennings 2005)" }, "properties" : {  }, "schema" : "https://github.com/citation-style-language/schema/raw/master/csl-citation.json" }</w:instrText>
      </w:r>
      <w:r w:rsidR="00180801" w:rsidRPr="00361803">
        <w:rPr>
          <w:rStyle w:val="PageNumber"/>
        </w:rPr>
        <w:fldChar w:fldCharType="separate"/>
      </w:r>
      <w:r w:rsidR="004A5B6C" w:rsidRPr="00361803">
        <w:rPr>
          <w:rStyle w:val="PageNumber"/>
          <w:noProof/>
        </w:rPr>
        <w:t>(Orr and Betancourt 2001; Hermisson and Pennings 2005)</w:t>
      </w:r>
      <w:r w:rsidR="00180801" w:rsidRPr="00361803">
        <w:rPr>
          <w:rStyle w:val="PageNumber"/>
        </w:rPr>
        <w:fldChar w:fldCharType="end"/>
      </w:r>
      <w:r w:rsidR="004A5B6C" w:rsidRPr="00361803">
        <w:rPr>
          <w:rStyle w:val="PageNumber"/>
        </w:rPr>
        <w:t xml:space="preserve">, </w:t>
      </w:r>
      <w:r w:rsidR="00694DF6" w:rsidRPr="00361803">
        <w:rPr>
          <w:rStyle w:val="PageNumber"/>
        </w:rPr>
        <w:t xml:space="preserve">and therefore </w:t>
      </w:r>
      <w:r w:rsidR="00BB4B4F" w:rsidRPr="00361803">
        <w:rPr>
          <w:rStyle w:val="PageNumber"/>
        </w:rPr>
        <w:t xml:space="preserve">adaptation in </w:t>
      </w:r>
      <w:r w:rsidR="004A5B6C" w:rsidRPr="00361803">
        <w:rPr>
          <w:rStyle w:val="PageNumber"/>
        </w:rPr>
        <w:t xml:space="preserve">simulations initiated with standing variation may </w:t>
      </w:r>
      <w:r w:rsidR="00370140" w:rsidRPr="00361803">
        <w:rPr>
          <w:rStyle w:val="PageNumber"/>
        </w:rPr>
        <w:t xml:space="preserve">proceed </w:t>
      </w:r>
      <w:del w:id="81" w:author="Microsoft Office User" w:date="2018-07-05T11:00:00Z">
        <w:r w:rsidR="00370140" w:rsidRPr="00361803" w:rsidDel="000E3269">
          <w:rPr>
            <w:rStyle w:val="PageNumber"/>
          </w:rPr>
          <w:delText xml:space="preserve">primarily </w:delText>
        </w:r>
      </w:del>
      <w:r w:rsidR="00370140" w:rsidRPr="00361803">
        <w:rPr>
          <w:rStyle w:val="PageNumber"/>
        </w:rPr>
        <w:t xml:space="preserve">via </w:t>
      </w:r>
      <w:del w:id="82" w:author="Microsoft Office User" w:date="2018-07-05T11:00:00Z">
        <w:r w:rsidR="004A5B6C" w:rsidRPr="00361803" w:rsidDel="000E3269">
          <w:rPr>
            <w:rStyle w:val="PageNumber"/>
          </w:rPr>
          <w:delText xml:space="preserve">the </w:delText>
        </w:r>
      </w:del>
      <w:ins w:id="83" w:author="Microsoft Office User" w:date="2018-07-05T11:00:00Z">
        <w:r w:rsidR="000E3269">
          <w:rPr>
            <w:rStyle w:val="PageNumber"/>
          </w:rPr>
          <w:t>more</w:t>
        </w:r>
        <w:r w:rsidR="000E3269" w:rsidRPr="00361803">
          <w:rPr>
            <w:rStyle w:val="PageNumber"/>
          </w:rPr>
          <w:t xml:space="preserve"> </w:t>
        </w:r>
      </w:ins>
      <w:r w:rsidR="004A5B6C" w:rsidRPr="00361803">
        <w:rPr>
          <w:rStyle w:val="PageNumber"/>
        </w:rPr>
        <w:t>small-effect alleles</w:t>
      </w:r>
      <w:r w:rsidR="0091430E" w:rsidRPr="00361803">
        <w:rPr>
          <w:rStyle w:val="PageNumber"/>
        </w:rPr>
        <w:t xml:space="preserve">. </w:t>
      </w:r>
      <w:r w:rsidR="00CA3520" w:rsidRPr="00361803">
        <w:rPr>
          <w:rStyle w:val="PageNumber"/>
        </w:rPr>
        <w:t>(</w:t>
      </w:r>
      <w:r w:rsidR="00094E69" w:rsidRPr="00361803">
        <w:rPr>
          <w:rStyle w:val="PageNumber"/>
        </w:rPr>
        <w:t xml:space="preserve">Segregation variance decreases as a greater number of </w:t>
      </w:r>
      <w:del w:id="84" w:author="Microsoft Office User" w:date="2018-07-05T11:00:00Z">
        <w:r w:rsidR="00094E69" w:rsidRPr="00361803" w:rsidDel="000E3269">
          <w:rPr>
            <w:rStyle w:val="PageNumber"/>
          </w:rPr>
          <w:delText xml:space="preserve">genes </w:delText>
        </w:r>
      </w:del>
      <w:ins w:id="85" w:author="Microsoft Office User" w:date="2018-07-05T11:00:00Z">
        <w:r w:rsidR="000E3269">
          <w:rPr>
            <w:rStyle w:val="PageNumber"/>
          </w:rPr>
          <w:t>smaller effect alleles</w:t>
        </w:r>
        <w:r w:rsidR="000E3269" w:rsidRPr="00361803">
          <w:rPr>
            <w:rStyle w:val="PageNumber"/>
          </w:rPr>
          <w:t xml:space="preserve"> </w:t>
        </w:r>
      </w:ins>
      <w:r w:rsidR="00094E69" w:rsidRPr="00361803">
        <w:rPr>
          <w:rStyle w:val="PageNumber"/>
        </w:rPr>
        <w:t xml:space="preserve">contribute to character divergence </w:t>
      </w:r>
      <w:r w:rsidR="0091430E" w:rsidRPr="00361803">
        <w:rPr>
          <w:rStyle w:val="PageNumber"/>
        </w:rPr>
        <w:t>because</w:t>
      </w:r>
      <w:r w:rsidR="00094E69" w:rsidRPr="00361803">
        <w:rPr>
          <w:rStyle w:val="PageNumber"/>
        </w:rPr>
        <w:t>,</w:t>
      </w:r>
      <w:r w:rsidR="0091430E" w:rsidRPr="00361803">
        <w:rPr>
          <w:rStyle w:val="PageNumber"/>
        </w:rPr>
        <w:t xml:space="preserve"> on average</w:t>
      </w:r>
      <w:r w:rsidR="00094E69" w:rsidRPr="00361803">
        <w:rPr>
          <w:rStyle w:val="PageNumber"/>
        </w:rPr>
        <w:t>,</w:t>
      </w:r>
      <w:r w:rsidR="0091430E" w:rsidRPr="00361803">
        <w:rPr>
          <w:rStyle w:val="PageNumber"/>
        </w:rPr>
        <w:t xml:space="preserve"> individuals will recover an intermediate phenotype </w:t>
      </w:r>
      <w:commentRangeStart w:id="86"/>
      <w:r w:rsidR="0093038A" w:rsidRPr="00361803">
        <w:rPr>
          <w:rStyle w:val="PageNumber"/>
        </w:rPr>
        <w:fldChar w:fldCharType="begin" w:fldLock="1"/>
      </w:r>
      <w:r w:rsidR="00BA49AA">
        <w:rPr>
          <w:rStyle w:val="PageNumber"/>
        </w:rPr>
        <w:instrText>ADDIN CSL_CITATION { "citationItems" : [ { "id" : "ITEM-1", "itemData" : { "author" : [ { "dropping-particle" : "", "family" : "Castle", "given" : "W E", "non-dropping-particle" : "", "parse-names" : false, "suffix" : "" } ], "container-title" : "Science", "id" : "ITEM-1", "issue" : "1393", "issued" : { "date-parts" : [ [ "1921" ] ] }, "page" : "223", "title" : "AN IMPROVED METHOD OF ESTIMATING THE NUMBER OF GENETIC FACTORS CONCERNED IN CASES OF BLENDING INHERITANCE", "type" : "article-journal", "volume" : "54" }, "uris" : [ "http://www.mendeley.com/documents/?uuid=1adef610-a7bb-4ed1-be62-509315b90fe3" ] } ], "mendeley" : { "formattedCitation" : "(Castle 1921)", "manualFormatting" : "[Castle 1921]", "plainTextFormattedCitation" : "(Castle 1921)", "previouslyFormattedCitation" : "(Castle 1921)" }, "properties" : {  }, "schema" : "https://github.com/citation-style-language/schema/raw/master/csl-citation.json" }</w:instrText>
      </w:r>
      <w:r w:rsidR="0093038A" w:rsidRPr="00361803">
        <w:rPr>
          <w:rStyle w:val="PageNumber"/>
        </w:rPr>
        <w:fldChar w:fldCharType="separate"/>
      </w:r>
      <w:r w:rsidR="00CA3520" w:rsidRPr="00361803">
        <w:rPr>
          <w:rStyle w:val="PageNumber"/>
          <w:noProof/>
        </w:rPr>
        <w:t>[</w:t>
      </w:r>
      <w:r w:rsidR="00295B82" w:rsidRPr="00361803">
        <w:rPr>
          <w:rStyle w:val="PageNumber"/>
          <w:noProof/>
        </w:rPr>
        <w:t>Castle 1921</w:t>
      </w:r>
      <w:r w:rsidR="00CA3520" w:rsidRPr="00361803">
        <w:rPr>
          <w:rStyle w:val="PageNumber"/>
          <w:noProof/>
        </w:rPr>
        <w:t>]</w:t>
      </w:r>
      <w:r w:rsidR="0093038A" w:rsidRPr="00361803">
        <w:rPr>
          <w:rStyle w:val="PageNumber"/>
        </w:rPr>
        <w:fldChar w:fldCharType="end"/>
      </w:r>
      <w:commentRangeEnd w:id="86"/>
      <w:r w:rsidR="000E3269">
        <w:rPr>
          <w:rStyle w:val="CommentReference"/>
          <w:rFonts w:ascii="Times New Roman" w:eastAsia="Arial Unicode MS" w:hAnsi="Times New Roman" w:cs="Times New Roman"/>
          <w:color w:val="auto"/>
          <w:lang w:val="en-US" w:eastAsia="en-US"/>
        </w:rPr>
        <w:commentReference w:id="86"/>
      </w:r>
      <w:r w:rsidR="00CA3520" w:rsidRPr="00361803">
        <w:rPr>
          <w:rStyle w:val="PageNumber"/>
        </w:rPr>
        <w:t>)</w:t>
      </w:r>
      <w:r w:rsidR="0093038A" w:rsidRPr="00361803">
        <w:rPr>
          <w:rStyle w:val="PageNumber"/>
        </w:rPr>
        <w:t xml:space="preserve">. </w:t>
      </w:r>
      <w:r w:rsidR="008C30F6">
        <w:rPr>
          <w:rStyle w:val="PageNumber"/>
        </w:rPr>
        <w:t xml:space="preserve">A second possibility is that </w:t>
      </w:r>
      <w:r w:rsidR="004A5B6C" w:rsidRPr="00361803">
        <w:rPr>
          <w:rStyle w:val="PageNumber"/>
        </w:rPr>
        <w:t xml:space="preserve">past </w:t>
      </w:r>
      <w:r w:rsidR="00793637" w:rsidRPr="00361803">
        <w:rPr>
          <w:rStyle w:val="PageNumber"/>
        </w:rPr>
        <w:t xml:space="preserve">stabilizing </w:t>
      </w:r>
      <w:r w:rsidR="004A5B6C" w:rsidRPr="00361803">
        <w:rPr>
          <w:rStyle w:val="PageNumber"/>
        </w:rPr>
        <w:t>selection shapes the alleles pr</w:t>
      </w:r>
      <w:r w:rsidR="006C19EB">
        <w:rPr>
          <w:rStyle w:val="PageNumber"/>
        </w:rPr>
        <w:t xml:space="preserve">esent in </w:t>
      </w:r>
      <w:r w:rsidR="006C19EB">
        <w:rPr>
          <w:rStyle w:val="PageNumber"/>
        </w:rPr>
        <w:lastRenderedPageBreak/>
        <w:t>the standing variation</w:t>
      </w:r>
      <w:r w:rsidR="004A5B6C" w:rsidRPr="00361803">
        <w:rPr>
          <w:rStyle w:val="PageNumber"/>
        </w:rPr>
        <w:t xml:space="preserve"> </w:t>
      </w:r>
      <w:r w:rsidR="00446454">
        <w:rPr>
          <w:rStyle w:val="PageNumber"/>
        </w:rPr>
        <w:t>causing</w:t>
      </w:r>
      <w:r w:rsidR="004A5B6C" w:rsidRPr="00361803">
        <w:rPr>
          <w:rStyle w:val="PageNumber"/>
        </w:rPr>
        <w:t xml:space="preserve"> </w:t>
      </w:r>
      <w:r w:rsidR="00AE37FC" w:rsidRPr="00361803">
        <w:rPr>
          <w:rStyle w:val="PageNumber"/>
        </w:rPr>
        <w:t xml:space="preserve">alleles </w:t>
      </w:r>
      <w:r w:rsidR="00793637" w:rsidRPr="00361803">
        <w:rPr>
          <w:rStyle w:val="PageNumber"/>
        </w:rPr>
        <w:t xml:space="preserve">in the standing variation </w:t>
      </w:r>
      <w:r w:rsidR="006C19EB">
        <w:rPr>
          <w:rStyle w:val="PageNumber"/>
        </w:rPr>
        <w:t>to</w:t>
      </w:r>
      <w:r w:rsidR="00793637" w:rsidRPr="00361803">
        <w:rPr>
          <w:rStyle w:val="PageNumber"/>
        </w:rPr>
        <w:t xml:space="preserve"> have </w:t>
      </w:r>
      <w:commentRangeStart w:id="87"/>
      <w:r w:rsidR="00793637" w:rsidRPr="00361803">
        <w:rPr>
          <w:rStyle w:val="PageNumber"/>
        </w:rPr>
        <w:t xml:space="preserve">different properties </w:t>
      </w:r>
      <w:commentRangeEnd w:id="87"/>
      <w:r w:rsidR="000E3269">
        <w:rPr>
          <w:rStyle w:val="CommentReference"/>
          <w:rFonts w:ascii="Times New Roman" w:eastAsia="Arial Unicode MS" w:hAnsi="Times New Roman" w:cs="Times New Roman"/>
          <w:color w:val="auto"/>
          <w:lang w:val="en-US" w:eastAsia="en-US"/>
        </w:rPr>
        <w:commentReference w:id="87"/>
      </w:r>
      <w:r w:rsidR="00793637" w:rsidRPr="00361803">
        <w:rPr>
          <w:rStyle w:val="PageNumber"/>
        </w:rPr>
        <w:t>than those arising from new mutation</w:t>
      </w:r>
      <w:r w:rsidR="00094E69" w:rsidRPr="00361803">
        <w:rPr>
          <w:rStyle w:val="PageNumber"/>
        </w:rPr>
        <w:t xml:space="preserve"> </w:t>
      </w:r>
      <w:r w:rsidR="00094E69" w:rsidRPr="00361803">
        <w:rPr>
          <w:rStyle w:val="PageNumber"/>
        </w:rPr>
        <w:fldChar w:fldCharType="begin" w:fldLock="1"/>
      </w:r>
      <w:r w:rsidR="00BA49AA">
        <w:rPr>
          <w:rStyle w:val="PageNumber"/>
        </w:rPr>
        <w:instrText>ADDIN CSL_CITATION { "citationItems" : [ { "id" : "ITEM-1", "itemData" : { "DOI" : "10.1534/genetics.104.036947", "ISSN" : "0016-6731, 1943-2631",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scenario\u2014standing variation vs. new mutations\u2014is more likely. Adaptations from the standing genetic variation are favored if either the selective advantage is weak or the selection coefficient and the mutation rate are both high. Finally, we analyze the probability of \u201csoft sweeps,\u201d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"ITEM-1", "issue" : "4", "issued" : { "date-parts" : [ [ "2005" ] ] }, "page" : "2335-2352", "title" : "Soft sweeps: Molecular population genetics of adaptation from standing genetic variation", "type" : "article-journal", "volume" : "169" }, "uris" : [ "http://www.mendeley.com/documents/?uuid=91dacff5-11f7-425c-828e-422496e53d1a" ] } ], "mendeley" : { "formattedCitation" : "(Hermisson and Pennings 2005)", "plainTextFormattedCitation" : "(Hermisson and Pennings 2005)", "previouslyFormattedCitation" : "(Hermisson and Pennings 2005)" }, "properties" : {  }, "schema" : "https://github.com/citation-style-language/schema/raw/master/csl-citation.json" }</w:instrText>
      </w:r>
      <w:r w:rsidR="00094E69" w:rsidRPr="00361803">
        <w:rPr>
          <w:rStyle w:val="PageNumber"/>
        </w:rPr>
        <w:fldChar w:fldCharType="separate"/>
      </w:r>
      <w:r w:rsidR="00094E69" w:rsidRPr="00361803">
        <w:rPr>
          <w:rStyle w:val="PageNumber"/>
          <w:noProof/>
        </w:rPr>
        <w:t>(Hermisson and Pennings 2005)</w:t>
      </w:r>
      <w:r w:rsidR="00094E69" w:rsidRPr="00361803">
        <w:rPr>
          <w:rStyle w:val="PageNumber"/>
        </w:rPr>
        <w:fldChar w:fldCharType="end"/>
      </w:r>
      <w:r w:rsidR="00AF74C6" w:rsidRPr="00361803">
        <w:rPr>
          <w:rStyle w:val="PageNumber"/>
        </w:rPr>
        <w:t>.</w:t>
      </w:r>
      <w:r w:rsidR="006046B0">
        <w:rPr>
          <w:rStyle w:val="PageNumber"/>
        </w:rPr>
        <w:t xml:space="preserve"> </w:t>
      </w:r>
    </w:p>
    <w:p w14:paraId="41069B22" w14:textId="25038839" w:rsidR="00411551" w:rsidRPr="00361803" w:rsidRDefault="006C6F0B" w:rsidP="00E41952">
      <w:pPr>
        <w:pStyle w:val="Body"/>
        <w:spacing w:line="480" w:lineRule="auto"/>
        <w:ind w:firstLine="720"/>
        <w:rPr>
          <w:rStyle w:val="PageNumber"/>
        </w:rPr>
      </w:pPr>
      <w:r w:rsidRPr="00361803">
        <w:rPr>
          <w:rStyle w:val="PageNumber"/>
        </w:rPr>
        <w:t xml:space="preserve">We tested </w:t>
      </w:r>
      <w:r w:rsidR="00295B82" w:rsidRPr="00361803">
        <w:rPr>
          <w:rStyle w:val="PageNumber"/>
        </w:rPr>
        <w:t>these</w:t>
      </w:r>
      <w:r w:rsidRPr="00361803">
        <w:rPr>
          <w:rStyle w:val="PageNumber"/>
        </w:rPr>
        <w:t xml:space="preserve"> </w:t>
      </w:r>
      <w:r w:rsidR="00BC2DBC">
        <w:rPr>
          <w:rStyle w:val="PageNumber"/>
        </w:rPr>
        <w:t xml:space="preserve">competing </w:t>
      </w:r>
      <w:r w:rsidRPr="00361803">
        <w:rPr>
          <w:rStyle w:val="PageNumber"/>
        </w:rPr>
        <w:t>hypothes</w:t>
      </w:r>
      <w:r w:rsidR="00094E69" w:rsidRPr="00361803">
        <w:rPr>
          <w:rStyle w:val="PageNumber"/>
        </w:rPr>
        <w:t>e</w:t>
      </w:r>
      <w:r w:rsidRPr="00361803">
        <w:rPr>
          <w:rStyle w:val="PageNumber"/>
        </w:rPr>
        <w:t xml:space="preserve">s by running simulations where standing variation was generated by randomly drawing mutations from a distribution identical to those which arise from </w:t>
      </w:r>
      <w:r w:rsidR="00C30537" w:rsidRPr="00361803">
        <w:rPr>
          <w:rStyle w:val="PageNumber"/>
        </w:rPr>
        <w:t>new</w:t>
      </w:r>
      <w:r w:rsidR="000A542D" w:rsidRPr="00361803">
        <w:rPr>
          <w:rStyle w:val="PageNumber"/>
        </w:rPr>
        <w:t xml:space="preserve"> mutation (i.e., without a burn-in)</w:t>
      </w:r>
      <w:r w:rsidR="003662D9" w:rsidRPr="00361803">
        <w:rPr>
          <w:rStyle w:val="PageNumber"/>
        </w:rPr>
        <w:t xml:space="preserve"> </w:t>
      </w:r>
      <w:commentRangeStart w:id="88"/>
      <w:del w:id="89" w:author="Microsoft Office User" w:date="2018-07-05T11:05:00Z">
        <w:r w:rsidR="003662D9" w:rsidRPr="00361803" w:rsidDel="000E3269">
          <w:rPr>
            <w:rStyle w:val="PageNumber"/>
          </w:rPr>
          <w:delText xml:space="preserve">and </w:delText>
        </w:r>
      </w:del>
      <w:ins w:id="90" w:author="Microsoft Office User" w:date="2018-07-05T11:05:00Z">
        <w:r w:rsidR="000E3269">
          <w:rPr>
            <w:rStyle w:val="PageNumber"/>
          </w:rPr>
          <w:t>with</w:t>
        </w:r>
        <w:r w:rsidR="000E3269" w:rsidRPr="00361803">
          <w:rPr>
            <w:rStyle w:val="PageNumber"/>
          </w:rPr>
          <w:t xml:space="preserve"> </w:t>
        </w:r>
      </w:ins>
      <w:r w:rsidR="003662D9" w:rsidRPr="00361803">
        <w:rPr>
          <w:rStyle w:val="PageNumber"/>
        </w:rPr>
        <w:t>similar initial frequencies</w:t>
      </w:r>
      <w:r w:rsidR="00BD17B9">
        <w:rPr>
          <w:rStyle w:val="PageNumber"/>
        </w:rPr>
        <w:t xml:space="preserve"> as </w:t>
      </w:r>
      <w:r w:rsidR="00A418AC">
        <w:rPr>
          <w:rStyle w:val="PageNumber"/>
        </w:rPr>
        <w:t xml:space="preserve">our </w:t>
      </w:r>
      <w:r w:rsidR="00BD17B9">
        <w:rPr>
          <w:rStyle w:val="PageNumber"/>
        </w:rPr>
        <w:t>burn-in simulations</w:t>
      </w:r>
      <w:commentRangeEnd w:id="88"/>
      <w:r w:rsidR="00032EBF">
        <w:rPr>
          <w:rStyle w:val="CommentReference"/>
          <w:rFonts w:ascii="Times New Roman" w:eastAsia="Arial Unicode MS" w:hAnsi="Times New Roman" w:cs="Times New Roman"/>
          <w:color w:val="auto"/>
          <w:lang w:val="en-US" w:eastAsia="en-US"/>
        </w:rPr>
        <w:commentReference w:id="88"/>
      </w:r>
      <w:r w:rsidR="00D80CFC" w:rsidRPr="00361803">
        <w:rPr>
          <w:rStyle w:val="PageNumber"/>
        </w:rPr>
        <w:t xml:space="preserve">. </w:t>
      </w:r>
      <w:r w:rsidR="00DC7D94" w:rsidRPr="00361803">
        <w:rPr>
          <w:rStyle w:val="PageNumber"/>
        </w:rPr>
        <w:t xml:space="preserve">This effectively controls for ‘past selection’ while maintaining adaptation from standing variation. </w:t>
      </w:r>
      <w:r w:rsidR="003662D9" w:rsidRPr="00361803">
        <w:rPr>
          <w:rStyle w:val="PageNumber"/>
        </w:rPr>
        <w:t xml:space="preserve">These simulations </w:t>
      </w:r>
      <w:r w:rsidR="00D80CFC" w:rsidRPr="00361803">
        <w:rPr>
          <w:rStyle w:val="PageNumber"/>
        </w:rPr>
        <w:t xml:space="preserve">completely removed the effect of standing variation on reducing segregation variance at large </w:t>
      </w:r>
      <w:r w:rsidR="00CB4718">
        <w:rPr>
          <w:rStyle w:val="PageNumber"/>
        </w:rPr>
        <w:t>angles of divergence</w:t>
      </w:r>
      <w:r w:rsidR="00D80CFC" w:rsidRPr="00361803">
        <w:rPr>
          <w:rStyle w:val="PageNumber"/>
        </w:rPr>
        <w:t xml:space="preserve"> (Fig. S</w:t>
      </w:r>
      <w:r w:rsidR="00A059F8" w:rsidRPr="00361803">
        <w:rPr>
          <w:rStyle w:val="PageNumber"/>
        </w:rPr>
        <w:t>4</w:t>
      </w:r>
      <w:r w:rsidR="00D80CFC" w:rsidRPr="00361803">
        <w:rPr>
          <w:rStyle w:val="PageNumber"/>
        </w:rPr>
        <w:t xml:space="preserve">). Therefore, </w:t>
      </w:r>
      <w:r w:rsidR="00DC7D94" w:rsidRPr="00361803">
        <w:rPr>
          <w:rStyle w:val="PageNumber"/>
        </w:rPr>
        <w:t xml:space="preserve">we </w:t>
      </w:r>
      <w:r w:rsidR="00595B87" w:rsidRPr="00361803">
        <w:rPr>
          <w:rStyle w:val="PageNumber"/>
        </w:rPr>
        <w:t>infer</w:t>
      </w:r>
      <w:r w:rsidR="00DC7D94" w:rsidRPr="00361803">
        <w:rPr>
          <w:rStyle w:val="PageNumber"/>
        </w:rPr>
        <w:t xml:space="preserve"> that</w:t>
      </w:r>
      <w:r w:rsidR="00D80CFC" w:rsidRPr="00361803">
        <w:rPr>
          <w:rStyle w:val="PageNumber"/>
        </w:rPr>
        <w:t xml:space="preserve"> past stabilizing selectio</w:t>
      </w:r>
      <w:r w:rsidR="00197F68" w:rsidRPr="00361803">
        <w:rPr>
          <w:rStyle w:val="PageNumber"/>
        </w:rPr>
        <w:t>n in the ancestor causes</w:t>
      </w:r>
      <w:r w:rsidR="00E471AF" w:rsidRPr="00361803">
        <w:rPr>
          <w:rStyle w:val="PageNumber"/>
        </w:rPr>
        <w:t xml:space="preserve"> </w:t>
      </w:r>
      <w:r w:rsidR="00197F68" w:rsidRPr="00361803">
        <w:rPr>
          <w:rStyle w:val="PageNumber"/>
        </w:rPr>
        <w:t>a reduction in</w:t>
      </w:r>
      <w:r w:rsidR="00E471AF" w:rsidRPr="00361803">
        <w:rPr>
          <w:rStyle w:val="PageNumber"/>
        </w:rPr>
        <w:t xml:space="preserve"> segregation variance under divergent selection</w:t>
      </w:r>
      <w:ins w:id="91" w:author="Microsoft Office User" w:date="2018-07-05T11:05:00Z">
        <w:r w:rsidR="00143284">
          <w:rPr>
            <w:rStyle w:val="PageNumber"/>
          </w:rPr>
          <w:t xml:space="preserve"> </w:t>
        </w:r>
      </w:ins>
      <w:ins w:id="92" w:author="Microsoft Office User" w:date="2018-07-09T13:48:00Z">
        <w:r w:rsidR="00032EBF">
          <w:rPr>
            <w:rStyle w:val="PageNumber"/>
          </w:rPr>
          <w:t>by removing large effect alleles</w:t>
        </w:r>
      </w:ins>
      <w:ins w:id="93" w:author="Microsoft Office User" w:date="2018-07-09T13:52:00Z">
        <w:r w:rsidR="00032EBF">
          <w:rPr>
            <w:rStyle w:val="PageNumber"/>
          </w:rPr>
          <w:t>.</w:t>
        </w:r>
      </w:ins>
      <w:ins w:id="94" w:author="Microsoft Office User" w:date="2018-07-09T13:49:00Z">
        <w:r w:rsidR="00032EBF">
          <w:rPr>
            <w:rStyle w:val="PageNumber"/>
          </w:rPr>
          <w:t xml:space="preserve"> </w:t>
        </w:r>
      </w:ins>
      <w:ins w:id="95" w:author="Microsoft Office User" w:date="2018-07-09T13:52:00Z">
        <w:r w:rsidR="00032EBF">
          <w:rPr>
            <w:rStyle w:val="PageNumber"/>
          </w:rPr>
          <w:t>S</w:t>
        </w:r>
      </w:ins>
      <w:ins w:id="96" w:author="Microsoft Office User" w:date="2018-07-09T13:49:00Z">
        <w:r w:rsidR="00032EBF">
          <w:rPr>
            <w:rStyle w:val="PageNumber"/>
          </w:rPr>
          <w:t>mall-effect alleles are</w:t>
        </w:r>
      </w:ins>
      <w:ins w:id="97" w:author="Microsoft Office User" w:date="2018-07-09T13:50:00Z">
        <w:r w:rsidR="00032EBF">
          <w:rPr>
            <w:rStyle w:val="PageNumber"/>
          </w:rPr>
          <w:t xml:space="preserve"> used more during adaptation from standing genetic variation </w:t>
        </w:r>
      </w:ins>
      <w:ins w:id="98" w:author="Microsoft Office User" w:date="2018-07-09T13:52:00Z">
        <w:r w:rsidR="00032EBF">
          <w:rPr>
            <w:rStyle w:val="PageNumber"/>
          </w:rPr>
          <w:t xml:space="preserve">than de novo </w:t>
        </w:r>
      </w:ins>
      <w:ins w:id="99" w:author="Microsoft Office User" w:date="2018-07-09T13:50:00Z">
        <w:r w:rsidR="00032EBF">
          <w:rPr>
            <w:rStyle w:val="PageNumber"/>
          </w:rPr>
          <w:t xml:space="preserve">because they are </w:t>
        </w:r>
      </w:ins>
      <w:ins w:id="100" w:author="Microsoft Office User" w:date="2018-07-09T13:52:00Z">
        <w:r w:rsidR="00032EBF">
          <w:rPr>
            <w:rStyle w:val="PageNumber"/>
          </w:rPr>
          <w:t xml:space="preserve">then </w:t>
        </w:r>
      </w:ins>
      <w:ins w:id="101" w:author="Microsoft Office User" w:date="2018-07-09T13:50:00Z">
        <w:r w:rsidR="00032EBF">
          <w:rPr>
            <w:rStyle w:val="PageNumber"/>
          </w:rPr>
          <w:t xml:space="preserve">more frequent </w:t>
        </w:r>
      </w:ins>
      <w:ins w:id="102" w:author="Microsoft Office User" w:date="2018-07-09T13:51:00Z">
        <w:r w:rsidR="00032EBF">
          <w:rPr>
            <w:rStyle w:val="PageNumber"/>
            <w:i/>
            <w:iCs/>
          </w:rPr>
          <w:t>relative</w:t>
        </w:r>
        <w:r w:rsidR="00032EBF">
          <w:rPr>
            <w:rStyle w:val="PageNumber"/>
          </w:rPr>
          <w:t xml:space="preserve"> to large effect alleles, not because small-effect alleles are at a higher absolute frequency in standing genetic variation than </w:t>
        </w:r>
      </w:ins>
      <w:ins w:id="103" w:author="Microsoft Office User" w:date="2018-07-09T13:53:00Z">
        <w:r w:rsidR="00032EBF">
          <w:rPr>
            <w:rStyle w:val="PageNumber"/>
          </w:rPr>
          <w:t xml:space="preserve">when arising </w:t>
        </w:r>
      </w:ins>
      <w:ins w:id="104" w:author="Microsoft Office User" w:date="2018-07-09T13:51:00Z">
        <w:r w:rsidR="00032EBF">
          <w:rPr>
            <w:rStyle w:val="PageNumber"/>
          </w:rPr>
          <w:t>from de novo mutation</w:t>
        </w:r>
      </w:ins>
      <w:del w:id="105" w:author="Microsoft Office User" w:date="2018-07-09T13:48:00Z">
        <w:r w:rsidR="00B41DDA" w:rsidDel="00032EBF">
          <w:rPr>
            <w:rStyle w:val="PageNumber"/>
          </w:rPr>
          <w:delText>,</w:delText>
        </w:r>
      </w:del>
      <w:del w:id="106" w:author="Microsoft Office User" w:date="2018-07-09T13:50:00Z">
        <w:r w:rsidR="00B41DDA" w:rsidDel="00032EBF">
          <w:rPr>
            <w:rStyle w:val="PageNumber"/>
          </w:rPr>
          <w:delText xml:space="preserve"> rather than an increased use of the smaller-effect </w:delText>
        </w:r>
        <w:r w:rsidR="00F0570E" w:rsidDel="00032EBF">
          <w:rPr>
            <w:rStyle w:val="PageNumber"/>
          </w:rPr>
          <w:delText>alleles</w:delText>
        </w:r>
      </w:del>
      <w:r w:rsidR="00E471AF" w:rsidRPr="00361803">
        <w:rPr>
          <w:rStyle w:val="PageNumber"/>
        </w:rPr>
        <w:t>.</w:t>
      </w:r>
      <w:r w:rsidR="00CF22CA" w:rsidRPr="00361803">
        <w:rPr>
          <w:rStyle w:val="PageNumber"/>
        </w:rPr>
        <w:t xml:space="preserve"> Examining the distribution of mutation effect sizes in the ancestor, we </w:t>
      </w:r>
      <w:r w:rsidR="00F85E97" w:rsidRPr="00361803">
        <w:rPr>
          <w:rStyle w:val="PageNumber"/>
        </w:rPr>
        <w:t>indeed</w:t>
      </w:r>
      <w:r w:rsidR="00CF22CA" w:rsidRPr="00361803">
        <w:rPr>
          <w:rStyle w:val="PageNumber"/>
        </w:rPr>
        <w:t xml:space="preserve"> find that the average allele effect-size is smaller than what aris</w:t>
      </w:r>
      <w:r w:rsidR="00F85E97" w:rsidRPr="00361803">
        <w:rPr>
          <w:rStyle w:val="PageNumber"/>
        </w:rPr>
        <w:t>es from new mutation (Fig. S1C), and that the largest-effect mutations are absent in the standing variation.</w:t>
      </w:r>
      <w:r w:rsidR="006603B1">
        <w:rPr>
          <w:rStyle w:val="PageNumber"/>
        </w:rPr>
        <w:t xml:space="preserve"> </w:t>
      </w:r>
      <w:ins w:id="107" w:author="Microsoft Office User" w:date="2018-07-09T13:55:00Z">
        <w:r w:rsidR="00E41952">
          <w:rPr>
            <w:rStyle w:val="PageNumber"/>
          </w:rPr>
          <w:t xml:space="preserve">As the number of trait dimensions increases </w:t>
        </w:r>
      </w:ins>
      <w:del w:id="108" w:author="Microsoft Office User" w:date="2018-07-09T13:55:00Z">
        <w:r w:rsidR="006603B1" w:rsidDel="00E41952">
          <w:rPr>
            <w:rStyle w:val="PageNumber"/>
          </w:rPr>
          <w:delText xml:space="preserve">Smaller </w:delText>
        </w:r>
      </w:del>
      <w:ins w:id="109" w:author="Microsoft Office User" w:date="2018-07-09T13:55:00Z">
        <w:r w:rsidR="00E41952">
          <w:rPr>
            <w:rStyle w:val="PageNumber"/>
          </w:rPr>
          <w:t>s</w:t>
        </w:r>
        <w:r w:rsidR="00E41952">
          <w:rPr>
            <w:rStyle w:val="PageNumber"/>
          </w:rPr>
          <w:t xml:space="preserve">maller </w:t>
        </w:r>
      </w:ins>
      <w:r w:rsidR="006603B1">
        <w:rPr>
          <w:rStyle w:val="PageNumber"/>
        </w:rPr>
        <w:t xml:space="preserve">mutations are more likely to </w:t>
      </w:r>
      <w:del w:id="110" w:author="Microsoft Office User" w:date="2018-07-09T13:54:00Z">
        <w:r w:rsidR="006603B1" w:rsidDel="00E41952">
          <w:rPr>
            <w:rStyle w:val="PageNumber"/>
          </w:rPr>
          <w:delText>contribute to adaptation</w:delText>
        </w:r>
      </w:del>
      <w:ins w:id="111" w:author="Microsoft Office User" w:date="2018-07-09T13:54:00Z">
        <w:r w:rsidR="00E41952">
          <w:rPr>
            <w:rStyle w:val="PageNumber"/>
          </w:rPr>
          <w:t>be beneficial</w:t>
        </w:r>
      </w:ins>
      <w:r w:rsidR="006603B1">
        <w:rPr>
          <w:rStyle w:val="PageNumber"/>
        </w:rPr>
        <w:t xml:space="preserve"> </w:t>
      </w:r>
      <w:del w:id="112" w:author="Microsoft Office User" w:date="2018-07-09T13:55:00Z">
        <w:r w:rsidR="006603B1" w:rsidDel="00E41952">
          <w:rPr>
            <w:rStyle w:val="PageNumber"/>
          </w:rPr>
          <w:delText xml:space="preserve">in higher dimensions </w:delText>
        </w:r>
      </w:del>
      <w:r w:rsidR="00972DCD">
        <w:rPr>
          <w:rStyle w:val="PageNumber"/>
        </w:rPr>
        <w:fldChar w:fldCharType="begin" w:fldLock="1"/>
      </w:r>
      <w:r w:rsidR="00BA49AA">
        <w:rPr>
          <w:rStyle w:val="PageNumber"/>
        </w:rPr>
        <w:instrText>ADDIN CSL_CITATION { "citationItems" : [ { "id" : "ITEM-1", "itemData" : { "DOI" : "10.1111/j.0014-3820.2000.tb00002.x", "ISBN" : "0014-3820 (Print)\\r0014-3820 (Linking)", "ISSN" : "00143820", "PMID" : "10937178", "abstract" : "Se calcula una tasa en la cual el fitness aumenta durante la adaptaci\u00f3n y describe una curva de fitness vs tiempo a medida que la poblaci\u00f3n se acerca a un \u00f3ptimo en el modelo de Fisher de adaptaci\u00f3n.", "author" : [ { "dropping-particle" : "", "family" : "Orr", "given" : "H. Allen", "non-dropping-particle" : "", "parse-names" : false, "suffix" : "" } ], "container-title" : "Evolution", "id" : "ITEM-1", "issue" : "1", "issued" : { "date-parts" : [ [ "2000" ] ] }, "page" : "13-20", "title" : "Adaptation and the cost of complexity", "type" : "article-journal", "volume" : "54" }, "uris" : [ "http://www.mendeley.com/documents/?uuid=cc6c4215-11b1-4f34-911e-53767d18604f" ] } ], "mendeley" : { "formattedCitation" : "(Orr 2000)", "plainTextFormattedCitation" : "(Orr 2000)", "previouslyFormattedCitation" : "(Orr 2000)" }, "properties" : {  }, "schema" : "https://github.com/citation-style-language/schema/raw/master/csl-citation.json" }</w:instrText>
      </w:r>
      <w:r w:rsidR="00972DCD">
        <w:rPr>
          <w:rStyle w:val="PageNumber"/>
        </w:rPr>
        <w:fldChar w:fldCharType="separate"/>
      </w:r>
      <w:r w:rsidR="00972DCD" w:rsidRPr="00972DCD">
        <w:rPr>
          <w:rStyle w:val="PageNumber"/>
          <w:noProof/>
        </w:rPr>
        <w:t>(</w:t>
      </w:r>
      <w:ins w:id="113" w:author="Microsoft Office User" w:date="2018-07-09T13:54:00Z">
        <w:r w:rsidR="00E41952">
          <w:rPr>
            <w:rStyle w:val="PageNumber"/>
            <w:noProof/>
          </w:rPr>
          <w:t xml:space="preserve">Fisher 1930, </w:t>
        </w:r>
      </w:ins>
      <w:r w:rsidR="00972DCD" w:rsidRPr="00972DCD">
        <w:rPr>
          <w:rStyle w:val="PageNumber"/>
          <w:noProof/>
        </w:rPr>
        <w:t>Orr 2000)</w:t>
      </w:r>
      <w:r w:rsidR="00972DCD">
        <w:rPr>
          <w:rStyle w:val="PageNumber"/>
        </w:rPr>
        <w:fldChar w:fldCharType="end"/>
      </w:r>
      <w:r w:rsidR="006603B1">
        <w:rPr>
          <w:rStyle w:val="PageNumber"/>
        </w:rPr>
        <w:t xml:space="preserve"> and therefore both </w:t>
      </w:r>
      <w:r w:rsidR="00972DCD">
        <w:rPr>
          <w:rStyle w:val="PageNumber"/>
        </w:rPr>
        <w:t xml:space="preserve">hypotheses likely lead to reduced segregation variance </w:t>
      </w:r>
      <w:ins w:id="114" w:author="Microsoft Office User" w:date="2018-07-09T13:56:00Z">
        <w:r w:rsidR="00D75E8A">
          <w:rPr>
            <w:rStyle w:val="PageNumber"/>
          </w:rPr>
          <w:t xml:space="preserve">following adaptation from standing genetic variation </w:t>
        </w:r>
      </w:ins>
      <w:bookmarkStart w:id="115" w:name="_GoBack"/>
      <w:bookmarkEnd w:id="115"/>
      <w:r w:rsidR="00972DCD">
        <w:rPr>
          <w:rStyle w:val="PageNumber"/>
        </w:rPr>
        <w:t xml:space="preserve">in </w:t>
      </w:r>
      <w:r w:rsidR="00655DC9">
        <w:rPr>
          <w:rStyle w:val="PageNumber"/>
        </w:rPr>
        <w:t>natural populations</w:t>
      </w:r>
      <w:ins w:id="116" w:author="Microsoft Office User" w:date="2018-07-05T11:11:00Z">
        <w:r w:rsidR="00F8299B">
          <w:rPr>
            <w:rStyle w:val="PageNumber"/>
          </w:rPr>
          <w:t xml:space="preserve"> (where </w:t>
        </w:r>
        <w:r w:rsidR="00F8299B" w:rsidRPr="00F8299B">
          <w:rPr>
            <w:rStyle w:val="PageNumber"/>
            <w:i/>
            <w:iCs/>
            <w:rPrChange w:id="117" w:author="Microsoft Office User" w:date="2018-07-05T11:11:00Z">
              <w:rPr>
                <w:rStyle w:val="PageNumber"/>
              </w:rPr>
            </w:rPrChange>
          </w:rPr>
          <w:t>m</w:t>
        </w:r>
        <w:r w:rsidR="00F8299B">
          <w:rPr>
            <w:rStyle w:val="PageNumber"/>
          </w:rPr>
          <w:t xml:space="preserve"> is presumably large)</w:t>
        </w:r>
      </w:ins>
      <w:r w:rsidR="00972DCD">
        <w:rPr>
          <w:rStyle w:val="PageNumber"/>
        </w:rPr>
        <w:t>.</w:t>
      </w:r>
    </w:p>
    <w:p w14:paraId="01CD9944" w14:textId="77777777" w:rsidR="00411551" w:rsidRPr="00361803" w:rsidRDefault="00411551" w:rsidP="005B6774">
      <w:pPr>
        <w:pStyle w:val="Body"/>
        <w:spacing w:line="480" w:lineRule="auto"/>
        <w:rPr>
          <w:rStyle w:val="PageNumber"/>
        </w:rPr>
      </w:pPr>
    </w:p>
    <w:p w14:paraId="49147BDD" w14:textId="77777777" w:rsidR="009A734A" w:rsidRDefault="00C17CBE" w:rsidP="005B6774">
      <w:pPr>
        <w:pStyle w:val="Body"/>
        <w:spacing w:line="480" w:lineRule="auto"/>
        <w:rPr>
          <w:rStyle w:val="PageNumber"/>
          <w:i/>
          <w:iCs/>
        </w:rPr>
      </w:pPr>
      <w:r w:rsidRPr="00361803">
        <w:rPr>
          <w:rStyle w:val="PageNumber"/>
          <w:i/>
          <w:iCs/>
        </w:rPr>
        <w:t>Effect of standing variation on</w:t>
      </w:r>
      <w:r w:rsidR="00B771E4" w:rsidRPr="00361803">
        <w:rPr>
          <w:rStyle w:val="PageNumber"/>
          <w:i/>
          <w:iCs/>
        </w:rPr>
        <w:t xml:space="preserve"> environment-specific</w:t>
      </w:r>
      <w:r w:rsidRPr="00361803">
        <w:rPr>
          <w:rStyle w:val="PageNumber"/>
          <w:i/>
          <w:iCs/>
        </w:rPr>
        <w:t xml:space="preserve"> hybrid fitness</w:t>
      </w:r>
    </w:p>
    <w:p w14:paraId="27116EF4" w14:textId="6FEDEA64" w:rsidR="00563056" w:rsidRPr="00361803" w:rsidRDefault="00F50F72" w:rsidP="005B6774">
      <w:pPr>
        <w:pStyle w:val="Body"/>
        <w:spacing w:line="480" w:lineRule="auto"/>
        <w:rPr>
          <w:rStyle w:val="PageNumber"/>
        </w:rPr>
      </w:pPr>
      <w:r w:rsidRPr="00361803">
        <w:rPr>
          <w:rStyle w:val="PageNumber"/>
        </w:rPr>
        <w:lastRenderedPageBreak/>
        <w:t>In this section, we investigate the effect</w:t>
      </w:r>
      <w:r w:rsidR="003815E5" w:rsidRPr="00361803">
        <w:rPr>
          <w:rStyle w:val="PageNumber"/>
        </w:rPr>
        <w:t xml:space="preserve">s of </w:t>
      </w:r>
      <w:r w:rsidR="00976E14" w:rsidRPr="00361803">
        <w:rPr>
          <w:rStyle w:val="PageNumber"/>
        </w:rPr>
        <w:t>standing variation</w:t>
      </w:r>
      <w:r w:rsidR="003815E5" w:rsidRPr="00361803">
        <w:rPr>
          <w:rStyle w:val="PageNumber"/>
        </w:rPr>
        <w:t xml:space="preserve"> on </w:t>
      </w:r>
      <w:r w:rsidR="009536EE">
        <w:rPr>
          <w:rStyle w:val="PageNumber"/>
        </w:rPr>
        <w:t xml:space="preserve">mean and maximum </w:t>
      </w:r>
      <w:r w:rsidRPr="00361803">
        <w:rPr>
          <w:rStyle w:val="PageNumber"/>
        </w:rPr>
        <w:t xml:space="preserve">hybrid </w:t>
      </w:r>
      <w:r w:rsidR="003815E5" w:rsidRPr="00361803">
        <w:rPr>
          <w:rStyle w:val="PageNumber"/>
        </w:rPr>
        <w:t>fitness in the parental environments.</w:t>
      </w:r>
      <w:r w:rsidR="00AA72CA" w:rsidRPr="00361803">
        <w:rPr>
          <w:rStyle w:val="PageNumber"/>
        </w:rPr>
        <w:t xml:space="preserve"> The mean </w:t>
      </w:r>
      <w:r w:rsidR="003815E5" w:rsidRPr="00361803">
        <w:rPr>
          <w:rStyle w:val="PageNumber"/>
        </w:rPr>
        <w:t xml:space="preserve">fitness </w:t>
      </w:r>
      <w:r w:rsidR="000E328A" w:rsidRPr="00361803">
        <w:rPr>
          <w:rStyle w:val="PageNumber"/>
        </w:rPr>
        <w:t xml:space="preserve">of hybrids </w:t>
      </w:r>
      <w:r w:rsidR="003815E5" w:rsidRPr="00361803">
        <w:rPr>
          <w:rStyle w:val="PageNumber"/>
        </w:rPr>
        <w:t>is releva</w:t>
      </w:r>
      <w:r w:rsidR="00C17B85" w:rsidRPr="00361803">
        <w:rPr>
          <w:rStyle w:val="PageNumber"/>
        </w:rPr>
        <w:t xml:space="preserve">nt for speciation because, if hybrids are </w:t>
      </w:r>
      <w:r w:rsidR="00D81B4A">
        <w:rPr>
          <w:rStyle w:val="PageNumber"/>
        </w:rPr>
        <w:t xml:space="preserve">generally </w:t>
      </w:r>
      <w:r w:rsidR="00C17B85" w:rsidRPr="00361803">
        <w:rPr>
          <w:rStyle w:val="PageNumber"/>
        </w:rPr>
        <w:t>unfit, this</w:t>
      </w:r>
      <w:r w:rsidR="00C2274B" w:rsidRPr="00361803">
        <w:rPr>
          <w:rStyle w:val="PageNumber"/>
        </w:rPr>
        <w:t xml:space="preserve"> reduce</w:t>
      </w:r>
      <w:r w:rsidR="00007D99" w:rsidRPr="00361803">
        <w:rPr>
          <w:rStyle w:val="PageNumber"/>
        </w:rPr>
        <w:t>s</w:t>
      </w:r>
      <w:r w:rsidR="0010265E" w:rsidRPr="00361803">
        <w:rPr>
          <w:rStyle w:val="PageNumber"/>
        </w:rPr>
        <w:t xml:space="preserve"> gene flow </w:t>
      </w:r>
      <w:r w:rsidR="00007D99" w:rsidRPr="00361803">
        <w:rPr>
          <w:rStyle w:val="PageNumber"/>
        </w:rPr>
        <w:t xml:space="preserve">via poor hybrid survival and reproduction </w:t>
      </w:r>
      <w:r w:rsidR="00C2274B" w:rsidRPr="00361803">
        <w:rPr>
          <w:rStyle w:val="PageNumber"/>
        </w:rPr>
        <w:t xml:space="preserve">and </w:t>
      </w:r>
      <w:r w:rsidR="00625940" w:rsidRPr="00361803">
        <w:rPr>
          <w:rStyle w:val="PageNumber"/>
        </w:rPr>
        <w:t>can also promote the</w:t>
      </w:r>
      <w:r w:rsidR="00C2274B" w:rsidRPr="00361803">
        <w:rPr>
          <w:rStyle w:val="PageNumber"/>
        </w:rPr>
        <w:t xml:space="preserve"> evolution of pre-mating isolation via </w:t>
      </w:r>
      <w:r w:rsidR="003815E5" w:rsidRPr="00361803">
        <w:rPr>
          <w:rStyle w:val="PageNumber"/>
        </w:rPr>
        <w:t>reinforcement</w:t>
      </w:r>
      <w:r w:rsidR="00C2274B" w:rsidRPr="00361803">
        <w:rPr>
          <w:rStyle w:val="PageNumber"/>
        </w:rPr>
        <w:t xml:space="preserve"> </w:t>
      </w:r>
      <w:r w:rsidR="005C481B" w:rsidRPr="00361803">
        <w:rPr>
          <w:rStyle w:val="PageNumber"/>
        </w:rPr>
        <w:fldChar w:fldCharType="begin" w:fldLock="1"/>
      </w:r>
      <w:r w:rsidR="00BA49AA">
        <w:rPr>
          <w:rStyle w:val="PageNumber"/>
        </w:rPr>
        <w:instrText>ADDIN CSL_CITATION { "citationItems" : [ { "id" : "ITEM-1", "itemData" : { "DOI" : "10.1146/annurev.genet.35.102401.085719", "ISBN" : "0066-4197", "ISSN" : "0066-4197", "PMID" : "11700276", "abstract" : "Over the years, the evolutionary importance of natural hybridization has been a contentious issue. At one extreme is the relatively common view of hy- bridization as an evolutionarily unimportant process. A less common perspective, but one that has gained support over the past decade, is that of hybridization as a rela- tively widespread and potentially creative evolutionary process. Indeed, studies docu- menting the production of hybrid genotypes exhibiting a wide range of fitnesses have become increasingly common. In this review, we examine the genetic basis of such variation in hybrid fitness. In particular, we assess the genetic architecture of hybrid inferiority (both sterility and inviability). We then extend our discussion to the genetic basis of increased fitness in certain hybrid genotypes. The available evidence argues that hybrid inferiority is the result of widespread negative epistasis in a hybrid ge- netic background. In contrast, increased hybrid fitness can be most readily explained through the segregation of additive genetic factors, with epistasis playing a more limited role.", "author" : [ { "dropping-particle" : "", "family" : "Burke", "given" : "John M.", "non-dropping-particle" : "", "parse-names" : false, "suffix" : "" }, { "dropping-particle" : "", "family" : "Arnold", "given" : "Michael L.", "non-dropping-particle" : "", "parse-names" : false, "suffix" : "" } ], "container-title" : "Annual Review of Genetics", "id" : "ITEM-1", "issue" : "1", "issued" : { "date-parts" : [ [ "2001" ] ] }, "page" : "31-52", "title" : "Genetics and the fitness of hybrids", "type" : "article-journal", "volume" : "35" }, "uris" : [ "http://www.mendeley.com/documents/?uuid=642ffb4a-8c70-4324-b019-d0b298b05f5f" ] } ], "mendeley" : { "formattedCitation" : "(Burke and Arnold 2001)", "plainTextFormattedCitation" : "(Burke and Arnold 2001)", "previouslyFormattedCitation" : "(Burke and Arnold 2001)" }, "properties" : {  }, "schema" : "https://github.com/citation-style-language/schema/raw/master/csl-citation.json" }</w:instrText>
      </w:r>
      <w:r w:rsidR="005C481B" w:rsidRPr="00361803">
        <w:rPr>
          <w:rStyle w:val="PageNumber"/>
        </w:rPr>
        <w:fldChar w:fldCharType="separate"/>
      </w:r>
      <w:r w:rsidR="005C481B" w:rsidRPr="00361803">
        <w:rPr>
          <w:rStyle w:val="PageNumber"/>
          <w:noProof/>
        </w:rPr>
        <w:t>(Burke and Arnold 2001)</w:t>
      </w:r>
      <w:r w:rsidR="005C481B" w:rsidRPr="00361803">
        <w:rPr>
          <w:rStyle w:val="PageNumber"/>
        </w:rPr>
        <w:fldChar w:fldCharType="end"/>
      </w:r>
      <w:r w:rsidR="003815E5" w:rsidRPr="00361803">
        <w:rPr>
          <w:rStyle w:val="PageNumber"/>
        </w:rPr>
        <w:t xml:space="preserve">. Maximum </w:t>
      </w:r>
      <w:r w:rsidR="00CE2141" w:rsidRPr="00361803">
        <w:rPr>
          <w:rStyle w:val="PageNumber"/>
        </w:rPr>
        <w:t xml:space="preserve">observed </w:t>
      </w:r>
      <w:r w:rsidR="003815E5" w:rsidRPr="00361803">
        <w:rPr>
          <w:rStyle w:val="PageNumber"/>
        </w:rPr>
        <w:t xml:space="preserve">fitness is relevant </w:t>
      </w:r>
      <w:r w:rsidR="007E2ED4" w:rsidRPr="00361803">
        <w:rPr>
          <w:rStyle w:val="PageNumber"/>
        </w:rPr>
        <w:t>because</w:t>
      </w:r>
      <w:r w:rsidR="000E328A" w:rsidRPr="00361803">
        <w:rPr>
          <w:rStyle w:val="PageNumber"/>
        </w:rPr>
        <w:t xml:space="preserve"> </w:t>
      </w:r>
      <w:r w:rsidR="00077055">
        <w:rPr>
          <w:rStyle w:val="PageNumber"/>
        </w:rPr>
        <w:t xml:space="preserve">‘lucky’ </w:t>
      </w:r>
      <w:r w:rsidR="000E328A" w:rsidRPr="00361803">
        <w:rPr>
          <w:rStyle w:val="PageNumber"/>
        </w:rPr>
        <w:t>individual hybrids with high fitness can</w:t>
      </w:r>
      <w:r w:rsidR="00EE3451" w:rsidRPr="00361803">
        <w:rPr>
          <w:rStyle w:val="PageNumber"/>
        </w:rPr>
        <w:t xml:space="preserve"> facilitate</w:t>
      </w:r>
      <w:r w:rsidR="003815E5" w:rsidRPr="00361803">
        <w:rPr>
          <w:rStyle w:val="PageNumber"/>
        </w:rPr>
        <w:t xml:space="preserve"> gene flow between parents</w:t>
      </w:r>
      <w:r w:rsidR="000E328A" w:rsidRPr="00361803">
        <w:rPr>
          <w:rStyle w:val="PageNumber"/>
        </w:rPr>
        <w:t xml:space="preserve"> </w:t>
      </w:r>
      <w:r w:rsidR="000E328A" w:rsidRPr="00361803">
        <w:rPr>
          <w:rStyle w:val="PageNumber"/>
        </w:rPr>
        <w:fldChar w:fldCharType="begin" w:fldLock="1"/>
      </w:r>
      <w:r w:rsidR="00BA49AA">
        <w:rPr>
          <w:rStyle w:val="PageNumber"/>
        </w:rPr>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"10.1016/j.cub.2015.05.058", "ISBN" : "0960-9822", "ISSN" : "09609822", "PMID" : "26119745", "abstract" : "The interplay between selection and aspects of the genetic architecture of traits (such as linkage, dominance, and epistasis) can either drive or constrain speciation [1-3]. Despite accumulating evidence that speciation can progress to \"intermediate\" stages - with populations evolving only partial reproductive isolation - studies describing selective mechanisms that impose constraints on speciation are more rare than those describing drivers. The stick insect Timema cristinae provides an example of a system in which partial reproductive isolation has evolved between populations adapted to different host plant environments, in part due to divergent selection acting on a pattern polymorphism [4, 5]. Here, we demonstrate how selection on a green/melanistic color polymorphism counteracts speciation in this system. Specifically, divergent selection between hosts does not occur on color phenotypes because melanistic T. cristinae are cryptic on the stems of both host species, are resistant to a fungal pathogen, and have a mating advantage. Using genetic crosses and genome-wide association mapping, we quantify the genetic architecture of both the pattern and color polymorphism, illustrating their simple genetic control. We use these empirical results to develop an individual-based model that shows how the melanistic phenotype acts as a \"genetic bridge\" that increases gene flow between populations living on different hosts. Our results demonstrate how variation in the nature of selection acting on traits, and aspects of trait genetic architecture, can impose constraints on both local adaptation and speciation.", "author" : [ { "dropping-particle" : "", "family" : "Comeault", "given" : "Aaron A.", "non-dropping-particle" : "", "parse-names" : false, "suffix" : "" }, { "dropping-particle" : "", "family" : "Flaxman", "given" : "Samuel M.", "non-dropping-particle" : "", "parse-names" : false, "suffix" : "" }, { "dropping-particle" : "", "family" : "Riesch", "given" : "R\u00fcdiger", "non-dropping-particle" : "", "parse-names" : false, "suffix" : "" }, { "dropping-particle" : "", "family" : "Curran", "given" : "Emma", "non-dropping-particle" : "", "parse-names" : false, "suffix" : "" }, { "dropping-particle" : "", "family" : "Soria-Carrasco", "given" : "V\u00edctor", "non-dropping-particle" : "", "parse-names" : false, "suffix" : "" }, { "dropping-particle" : "", "family" : "Gompert", "given" : "Zachariah", "non-dropping-particle" : "", "parse-names" : false, "suffix" : "" }, { "dropping-particle" : "", "family" : "Farkas", "given" : "Timothy E.", "non-dropping-particle" : "", "parse-names" : false, "suffix" : "" }, { "dropping-particle" : "", "family" : "Muschick", "given" : "Moritz", "non-dropping-particle" : "", "parse-names" : false, "suffix" : "" }, { "dropping-particle" : "", "family" : "Parchman", "given" : "Thomas L.", "non-dropping-particle" : "", "parse-names" : false, "suffix" : "" }, { "dropping-particle" : "", "family" : "Schwander", "given" : "Tanja", "non-dropping-particle" : "", "parse-names" : false, "suffix" : "" }, { "dropping-particle" : "", "family" : "Slate", "given" : "Jon", "non-dropping-particle" : "", "parse-names" : false, "suffix" : "" }, { "dropping-particle" : "", "family" : "Nosil", "given" : "Patrik", "non-dropping-particle" : "", "parse-names" : false, "suffix" : "" } ], "container-title" : "Current Biology", "id" : "ITEM-2", "issue" : "15", "issued" : { "date-parts" : [ [ "2015" ] ] }, "page" : "1975-1981", "title" : "Selection on a Genetic Polymorphism Counteracts Ecological Speciation in a Stick Insect", "type" : "article-journal", "volume" : "25" }, "uris" : [ "http://www.mendeley.com/documents/?uuid=6804f9b1-1846-4c09-9458-b448566ef11c" ] } ], "mendeley" : { "formattedCitation" : "(Barton 2001; Comeault et al. 2015)", "plainTextFormattedCitation" : "(Barton 2001; Comeault et al. 2015)", "previouslyFormattedCitation" : "(Barton 2001; Comeault et al. 2015)" }, "properties" : {  }, "schema" : "https://github.com/citation-style-language/schema/raw/master/csl-citation.json" }</w:instrText>
      </w:r>
      <w:r w:rsidR="000E328A" w:rsidRPr="00361803">
        <w:rPr>
          <w:rStyle w:val="PageNumber"/>
        </w:rPr>
        <w:fldChar w:fldCharType="separate"/>
      </w:r>
      <w:r w:rsidR="00334199" w:rsidRPr="00334199">
        <w:rPr>
          <w:rStyle w:val="PageNumber"/>
          <w:noProof/>
        </w:rPr>
        <w:t>(Barton 2001; Comeault et al. 2015)</w:t>
      </w:r>
      <w:r w:rsidR="000E328A" w:rsidRPr="00361803">
        <w:rPr>
          <w:rStyle w:val="PageNumber"/>
        </w:rPr>
        <w:fldChar w:fldCharType="end"/>
      </w:r>
      <w:r w:rsidR="000E328A" w:rsidRPr="00361803">
        <w:rPr>
          <w:rStyle w:val="PageNumber"/>
        </w:rPr>
        <w:t>, potentially impeding divergence</w:t>
      </w:r>
      <w:r w:rsidR="000F4C91" w:rsidRPr="00361803">
        <w:rPr>
          <w:rStyle w:val="PageNumber"/>
        </w:rPr>
        <w:t>.</w:t>
      </w:r>
    </w:p>
    <w:p w14:paraId="3163EC26" w14:textId="04E478F2" w:rsidR="00543687" w:rsidRPr="00361803" w:rsidRDefault="009B20F3" w:rsidP="005B6774">
      <w:pPr>
        <w:pStyle w:val="Body"/>
        <w:spacing w:line="480" w:lineRule="auto"/>
        <w:ind w:firstLine="720"/>
        <w:rPr>
          <w:rStyle w:val="PageNumber"/>
        </w:rPr>
      </w:pPr>
      <w:r w:rsidRPr="00361803">
        <w:rPr>
          <w:rStyle w:val="PageNumber"/>
        </w:rPr>
        <w:t xml:space="preserve">We use </w:t>
      </w:r>
      <w:r w:rsidR="000E328A" w:rsidRPr="00361803">
        <w:rPr>
          <w:rStyle w:val="PageNumber"/>
        </w:rPr>
        <w:t xml:space="preserve">data from the </w:t>
      </w:r>
      <w:r w:rsidRPr="00361803">
        <w:rPr>
          <w:rStyle w:val="PageNumber"/>
        </w:rPr>
        <w:t>simulations in the previous section</w:t>
      </w:r>
      <w:r w:rsidR="00B748D3" w:rsidRPr="00361803">
        <w:rPr>
          <w:rStyle w:val="PageNumber"/>
        </w:rPr>
        <w:t xml:space="preserve"> (see Fig. 3A)</w:t>
      </w:r>
      <w:r w:rsidRPr="00361803">
        <w:rPr>
          <w:rStyle w:val="PageNumber"/>
        </w:rPr>
        <w:t xml:space="preserve"> </w:t>
      </w:r>
      <w:r w:rsidR="006A29E6">
        <w:rPr>
          <w:rStyle w:val="PageNumber"/>
        </w:rPr>
        <w:t>to</w:t>
      </w:r>
      <w:r w:rsidR="0030508A" w:rsidRPr="00361803">
        <w:rPr>
          <w:rStyle w:val="PageNumber"/>
          <w:iCs/>
        </w:rPr>
        <w:t xml:space="preserve"> evaluate the effect of standing variation on hybrid fitness</w:t>
      </w:r>
      <w:r w:rsidR="005A76D9">
        <w:rPr>
          <w:rStyle w:val="PageNumber"/>
          <w:iCs/>
        </w:rPr>
        <w:t>. Specifically, we calculate</w:t>
      </w:r>
      <w:r w:rsidR="009C01BA" w:rsidRPr="00361803">
        <w:rPr>
          <w:rStyle w:val="PageNumber"/>
          <w:iCs/>
        </w:rPr>
        <w:t xml:space="preserve"> the difference in mean and maximum </w:t>
      </w:r>
      <w:commentRangeStart w:id="118"/>
      <w:r w:rsidR="009C01BA" w:rsidRPr="00361803">
        <w:rPr>
          <w:rStyle w:val="PageNumber"/>
          <w:iCs/>
        </w:rPr>
        <w:t>relative</w:t>
      </w:r>
      <w:commentRangeEnd w:id="118"/>
      <w:r w:rsidR="005203A1">
        <w:rPr>
          <w:rStyle w:val="CommentReference"/>
          <w:rFonts w:ascii="Times New Roman" w:eastAsia="Arial Unicode MS" w:hAnsi="Times New Roman" w:cs="Times New Roman"/>
          <w:color w:val="auto"/>
          <w:lang w:val="en-US" w:eastAsia="en-US"/>
        </w:rPr>
        <w:commentReference w:id="118"/>
      </w:r>
      <w:r w:rsidR="0030508A" w:rsidRPr="00361803">
        <w:rPr>
          <w:rStyle w:val="PageNumber"/>
          <w:iCs/>
        </w:rPr>
        <w:t xml:space="preserve"> hybrid fitness between simulations that were initiated with and without standing variation. The </w:t>
      </w:r>
      <w:r w:rsidR="007830C1" w:rsidRPr="00361803">
        <w:rPr>
          <w:rStyle w:val="PageNumber"/>
          <w:iCs/>
        </w:rPr>
        <w:t>results of</w:t>
      </w:r>
      <w:r w:rsidR="0030508A" w:rsidRPr="00361803">
        <w:rPr>
          <w:rStyle w:val="PageNumber"/>
          <w:iCs/>
        </w:rPr>
        <w:t xml:space="preserve"> these simulations</w:t>
      </w:r>
      <w:r w:rsidR="00332BCB" w:rsidRPr="00361803">
        <w:rPr>
          <w:rStyle w:val="PageNumber"/>
          <w:iCs/>
        </w:rPr>
        <w:t xml:space="preserve"> with respect to mean fitness</w:t>
      </w:r>
      <w:r w:rsidR="0030508A" w:rsidRPr="00361803">
        <w:rPr>
          <w:rStyle w:val="PageNumber"/>
          <w:iCs/>
        </w:rPr>
        <w:t xml:space="preserve"> are plotted in Figure</w:t>
      </w:r>
      <w:r w:rsidR="00732360">
        <w:rPr>
          <w:rStyle w:val="PageNumber"/>
          <w:iCs/>
        </w:rPr>
        <w:t>s</w:t>
      </w:r>
      <w:r w:rsidR="0030508A" w:rsidRPr="00361803">
        <w:rPr>
          <w:rStyle w:val="PageNumber"/>
          <w:iCs/>
        </w:rPr>
        <w:t xml:space="preserve"> 4</w:t>
      </w:r>
      <w:r w:rsidR="00522555" w:rsidRPr="00361803">
        <w:rPr>
          <w:rStyle w:val="PageNumber"/>
          <w:iCs/>
        </w:rPr>
        <w:t xml:space="preserve"> </w:t>
      </w:r>
      <w:r w:rsidR="00ED298D" w:rsidRPr="00361803">
        <w:rPr>
          <w:rStyle w:val="PageNumber"/>
          <w:iCs/>
        </w:rPr>
        <w:t xml:space="preserve">A </w:t>
      </w:r>
      <w:r w:rsidR="00522555" w:rsidRPr="00361803">
        <w:rPr>
          <w:rStyle w:val="PageNumber"/>
          <w:iCs/>
        </w:rPr>
        <w:t>&amp;</w:t>
      </w:r>
      <w:r w:rsidR="00ED298D" w:rsidRPr="00361803">
        <w:rPr>
          <w:rStyle w:val="PageNumber"/>
          <w:iCs/>
        </w:rPr>
        <w:t xml:space="preserve"> B</w:t>
      </w:r>
      <w:r w:rsidR="0030508A" w:rsidRPr="00361803">
        <w:rPr>
          <w:rStyle w:val="PageNumber"/>
          <w:iCs/>
        </w:rPr>
        <w:t>.</w:t>
      </w:r>
      <w:r w:rsidR="006A6FC7" w:rsidRPr="00361803">
        <w:rPr>
          <w:rStyle w:val="PageNumber"/>
          <w:iCs/>
        </w:rPr>
        <w:t xml:space="preserve"> We discuss the maximum fitness results below </w:t>
      </w:r>
      <w:r w:rsidR="00522555" w:rsidRPr="00361803">
        <w:rPr>
          <w:rStyle w:val="PageNumber"/>
          <w:iCs/>
        </w:rPr>
        <w:t>b</w:t>
      </w:r>
      <w:r w:rsidR="00957D14" w:rsidRPr="00361803">
        <w:rPr>
          <w:rStyle w:val="PageNumber"/>
          <w:iCs/>
        </w:rPr>
        <w:t>ut</w:t>
      </w:r>
      <w:r w:rsidR="006A6FC7" w:rsidRPr="00361803">
        <w:rPr>
          <w:rStyle w:val="PageNumber"/>
          <w:iCs/>
        </w:rPr>
        <w:t xml:space="preserve"> plot </w:t>
      </w:r>
      <w:r w:rsidR="00CA0022">
        <w:rPr>
          <w:rStyle w:val="PageNumber"/>
          <w:iCs/>
        </w:rPr>
        <w:t>them</w:t>
      </w:r>
      <w:r w:rsidR="006A6FC7" w:rsidRPr="00361803">
        <w:rPr>
          <w:rStyle w:val="PageNumber"/>
          <w:iCs/>
        </w:rPr>
        <w:t xml:space="preserve"> in </w:t>
      </w:r>
      <w:r w:rsidR="00985BB4" w:rsidRPr="00361803">
        <w:rPr>
          <w:rStyle w:val="PageNumber"/>
          <w:iCs/>
        </w:rPr>
        <w:t>the supplementary material</w:t>
      </w:r>
      <w:r w:rsidR="00334199">
        <w:rPr>
          <w:rStyle w:val="PageNumber"/>
          <w:iCs/>
        </w:rPr>
        <w:t xml:space="preserve"> (</w:t>
      </w:r>
      <w:r w:rsidR="00414409">
        <w:rPr>
          <w:rStyle w:val="PageNumber"/>
          <w:iCs/>
        </w:rPr>
        <w:t>Fig.</w:t>
      </w:r>
      <w:r w:rsidR="00334199">
        <w:rPr>
          <w:rStyle w:val="PageNumber"/>
          <w:iCs/>
        </w:rPr>
        <w:t xml:space="preserve"> S5)</w:t>
      </w:r>
      <w:r w:rsidR="00985BB4" w:rsidRPr="00361803">
        <w:rPr>
          <w:rStyle w:val="PageNumber"/>
          <w:iCs/>
        </w:rPr>
        <w:t>.</w:t>
      </w:r>
    </w:p>
    <w:p w14:paraId="1E6002A1" w14:textId="5A4C1122" w:rsidR="006A48F6" w:rsidRPr="00361803" w:rsidRDefault="00C61A01" w:rsidP="004C04D9">
      <w:pPr>
        <w:pStyle w:val="Body"/>
        <w:spacing w:line="480" w:lineRule="auto"/>
        <w:ind w:firstLine="720"/>
        <w:rPr>
          <w:rStyle w:val="PageNumber"/>
        </w:rPr>
      </w:pPr>
      <w:r w:rsidRPr="00361803">
        <w:rPr>
          <w:rStyle w:val="PageNumber"/>
        </w:rPr>
        <w:t xml:space="preserve">The simulations reveal that </w:t>
      </w:r>
      <w:ins w:id="119" w:author="Microsoft Office User" w:date="2018-07-05T11:22:00Z">
        <w:r w:rsidR="00BE132C">
          <w:rPr>
            <w:rStyle w:val="PageNumber"/>
          </w:rPr>
          <w:t xml:space="preserve">shared </w:t>
        </w:r>
      </w:ins>
      <w:r w:rsidRPr="00361803">
        <w:rPr>
          <w:rStyle w:val="PageNumber"/>
        </w:rPr>
        <w:t xml:space="preserve">standing variation </w:t>
      </w:r>
      <w:ins w:id="120" w:author="Microsoft Office User" w:date="2018-07-05T11:21:00Z">
        <w:r w:rsidR="00BE132C">
          <w:rPr>
            <w:rStyle w:val="PageNumber"/>
          </w:rPr>
          <w:t xml:space="preserve">in the founders </w:t>
        </w:r>
      </w:ins>
      <w:r w:rsidRPr="00361803">
        <w:rPr>
          <w:rStyle w:val="PageNumber"/>
        </w:rPr>
        <w:t xml:space="preserve">improves </w:t>
      </w:r>
      <w:r w:rsidR="00FE39B9" w:rsidRPr="00361803">
        <w:rPr>
          <w:rStyle w:val="PageNumber"/>
        </w:rPr>
        <w:t xml:space="preserve">mean </w:t>
      </w:r>
      <w:r w:rsidRPr="00361803">
        <w:rPr>
          <w:rStyle w:val="PageNumber"/>
        </w:rPr>
        <w:t>hybrid fitness</w:t>
      </w:r>
      <w:r w:rsidR="00907060" w:rsidRPr="00361803">
        <w:rPr>
          <w:rStyle w:val="PageNumber"/>
        </w:rPr>
        <w:t xml:space="preserve"> when parental populations adapt to similar optima, but reduce</w:t>
      </w:r>
      <w:r w:rsidR="00ED298D" w:rsidRPr="00361803">
        <w:rPr>
          <w:rStyle w:val="PageNumber"/>
        </w:rPr>
        <w:t>s</w:t>
      </w:r>
      <w:r w:rsidR="00907060" w:rsidRPr="00361803">
        <w:rPr>
          <w:rStyle w:val="PageNumber"/>
        </w:rPr>
        <w:t xml:space="preserve"> hybrid fitness when parents </w:t>
      </w:r>
      <w:r w:rsidR="00FE39B9" w:rsidRPr="00361803">
        <w:rPr>
          <w:rStyle w:val="PageNumber"/>
        </w:rPr>
        <w:t>undergo divergent adaptation</w:t>
      </w:r>
      <w:r w:rsidR="00907060" w:rsidRPr="00361803">
        <w:rPr>
          <w:rStyle w:val="PageNumber"/>
        </w:rPr>
        <w:t>.</w:t>
      </w:r>
      <w:r w:rsidR="008C368C" w:rsidRPr="00361803">
        <w:rPr>
          <w:rStyle w:val="PageNumber"/>
        </w:rPr>
        <w:t xml:space="preserve"> </w:t>
      </w:r>
      <w:r w:rsidR="001444E4" w:rsidRPr="00361803">
        <w:rPr>
          <w:rStyle w:val="PageNumber"/>
        </w:rPr>
        <w:t xml:space="preserve">This result is caused by </w:t>
      </w:r>
      <w:r w:rsidR="00ED298D" w:rsidRPr="00361803">
        <w:rPr>
          <w:rStyle w:val="PageNumber"/>
        </w:rPr>
        <w:t>environment-specific con</w:t>
      </w:r>
      <w:r w:rsidR="00405286" w:rsidRPr="00361803">
        <w:rPr>
          <w:rStyle w:val="PageNumber"/>
        </w:rPr>
        <w:t>s</w:t>
      </w:r>
      <w:r w:rsidR="00ED298D" w:rsidRPr="00361803">
        <w:rPr>
          <w:rStyle w:val="PageNumber"/>
        </w:rPr>
        <w:t xml:space="preserve">equences </w:t>
      </w:r>
      <w:r w:rsidR="001444E4" w:rsidRPr="00361803">
        <w:rPr>
          <w:rStyle w:val="PageNumber"/>
        </w:rPr>
        <w:t>of segrega</w:t>
      </w:r>
      <w:r w:rsidR="006E73CC" w:rsidRPr="00361803">
        <w:rPr>
          <w:rStyle w:val="PageNumber"/>
        </w:rPr>
        <w:t>tion variance on hybrid fitness (Fig. 4C).</w:t>
      </w:r>
      <w:r w:rsidR="00405286" w:rsidRPr="00361803">
        <w:rPr>
          <w:rStyle w:val="PageNumber"/>
        </w:rPr>
        <w:t xml:space="preserve"> W</w:t>
      </w:r>
      <w:r w:rsidR="006E73CC" w:rsidRPr="00361803">
        <w:rPr>
          <w:rStyle w:val="PageNumber"/>
        </w:rPr>
        <w:t xml:space="preserve">hen </w:t>
      </w:r>
      <w:r w:rsidR="000A34F3" w:rsidRPr="00361803">
        <w:rPr>
          <w:rStyle w:val="PageNumber"/>
        </w:rPr>
        <w:t xml:space="preserve">the </w:t>
      </w:r>
      <w:r w:rsidR="006E73CC" w:rsidRPr="00361803">
        <w:rPr>
          <w:rStyle w:val="PageNumber"/>
        </w:rPr>
        <w:t>hybrid</w:t>
      </w:r>
      <w:r w:rsidR="000A34F3" w:rsidRPr="00361803">
        <w:rPr>
          <w:rStyle w:val="PageNumber"/>
        </w:rPr>
        <w:t xml:space="preserve"> phenotype distribution</w:t>
      </w:r>
      <w:r w:rsidR="006E73CC" w:rsidRPr="00361803">
        <w:rPr>
          <w:rStyle w:val="PageNumber"/>
        </w:rPr>
        <w:t xml:space="preserve"> is centred </w:t>
      </w:r>
      <w:r w:rsidR="000A34F3" w:rsidRPr="00361803">
        <w:rPr>
          <w:rStyle w:val="PageNumber"/>
        </w:rPr>
        <w:t xml:space="preserve">at </w:t>
      </w:r>
      <w:r w:rsidR="006E73CC" w:rsidRPr="00361803">
        <w:rPr>
          <w:rStyle w:val="PageNumber"/>
        </w:rPr>
        <w:t xml:space="preserve">the phenotypic optimum, </w:t>
      </w:r>
      <w:r w:rsidR="001205F0">
        <w:rPr>
          <w:rStyle w:val="PageNumber"/>
        </w:rPr>
        <w:t xml:space="preserve">as it is under parallel selection (i.e., </w:t>
      </w:r>
      <w:r w:rsidR="001205F0">
        <w:rPr>
          <w:rStyle w:val="PageNumber"/>
          <w:i/>
          <w:iCs/>
        </w:rPr>
        <w:t>ϴ</w:t>
      </w:r>
      <w:r w:rsidR="001205F0">
        <w:t xml:space="preserve"> = 0°)</w:t>
      </w:r>
      <w:r w:rsidR="00DC7470">
        <w:t>, segregation variance is deleterious</w:t>
      </w:r>
      <w:r w:rsidR="00405286" w:rsidRPr="00361803">
        <w:rPr>
          <w:rStyle w:val="PageNumber"/>
        </w:rPr>
        <w:t xml:space="preserve">; </w:t>
      </w:r>
      <w:r w:rsidR="00014733">
        <w:t xml:space="preserve">in this case mean hybrid fitness is </w:t>
      </w:r>
      <w:r w:rsidR="00CF23E6">
        <w:t>highest</w:t>
      </w:r>
      <w:r w:rsidR="00014733">
        <w:t xml:space="preserve"> when there is no variation at all such that all hybrids lie exactly on the optimum</w:t>
      </w:r>
      <w:r w:rsidR="006E73CC" w:rsidRPr="00361803">
        <w:rPr>
          <w:rStyle w:val="PageNumber"/>
        </w:rPr>
        <w:t xml:space="preserve">. By contrast, when the hybrids fall in a fitness valley between </w:t>
      </w:r>
      <w:r w:rsidR="00EC5918">
        <w:rPr>
          <w:rStyle w:val="PageNumber"/>
        </w:rPr>
        <w:t xml:space="preserve">parental </w:t>
      </w:r>
      <w:r w:rsidR="006E73CC" w:rsidRPr="00361803">
        <w:rPr>
          <w:rStyle w:val="PageNumber"/>
        </w:rPr>
        <w:t xml:space="preserve">optima, some </w:t>
      </w:r>
      <w:ins w:id="121" w:author="Microsoft Office User" w:date="2018-07-05T11:22:00Z">
        <w:r w:rsidR="004C04D9">
          <w:rPr>
            <w:rStyle w:val="PageNumber"/>
          </w:rPr>
          <w:t xml:space="preserve">segregation </w:t>
        </w:r>
      </w:ins>
      <w:del w:id="122" w:author="Microsoft Office User" w:date="2018-07-05T11:22:00Z">
        <w:r w:rsidR="006E73CC" w:rsidRPr="00361803" w:rsidDel="004C04D9">
          <w:rPr>
            <w:rStyle w:val="PageNumber"/>
          </w:rPr>
          <w:delText xml:space="preserve">variation </w:delText>
        </w:r>
      </w:del>
      <w:ins w:id="123" w:author="Microsoft Office User" w:date="2018-07-05T11:22:00Z">
        <w:r w:rsidR="004C04D9" w:rsidRPr="00361803">
          <w:rPr>
            <w:rStyle w:val="PageNumber"/>
          </w:rPr>
          <w:t>varia</w:t>
        </w:r>
        <w:r w:rsidR="004C04D9">
          <w:rPr>
            <w:rStyle w:val="PageNumber"/>
          </w:rPr>
          <w:t>nce</w:t>
        </w:r>
        <w:r w:rsidR="004C04D9" w:rsidRPr="00361803">
          <w:rPr>
            <w:rStyle w:val="PageNumber"/>
          </w:rPr>
          <w:t xml:space="preserve"> </w:t>
        </w:r>
      </w:ins>
      <w:r w:rsidR="006E73CC" w:rsidRPr="00361803">
        <w:rPr>
          <w:rStyle w:val="PageNumber"/>
        </w:rPr>
        <w:t>is beneficial</w:t>
      </w:r>
      <w:r w:rsidR="00E24FDB" w:rsidRPr="00361803">
        <w:rPr>
          <w:rStyle w:val="PageNumber"/>
        </w:rPr>
        <w:t xml:space="preserve"> with respect to mean hybrid fitness. This </w:t>
      </w:r>
      <w:r w:rsidR="00953C53" w:rsidRPr="00361803">
        <w:rPr>
          <w:rStyle w:val="PageNumber"/>
        </w:rPr>
        <w:t xml:space="preserve">is </w:t>
      </w:r>
      <w:r w:rsidR="006E73CC" w:rsidRPr="00361803">
        <w:rPr>
          <w:rStyle w:val="PageNumber"/>
        </w:rPr>
        <w:t xml:space="preserve">because </w:t>
      </w:r>
      <w:r w:rsidR="009D4455" w:rsidRPr="00361803">
        <w:rPr>
          <w:rStyle w:val="PageNumber"/>
        </w:rPr>
        <w:t xml:space="preserve">phenotypic </w:t>
      </w:r>
      <w:r w:rsidR="009C0D4C" w:rsidRPr="00361803">
        <w:rPr>
          <w:rStyle w:val="PageNumber"/>
        </w:rPr>
        <w:t>variation in hybrids</w:t>
      </w:r>
      <w:r w:rsidR="006E73CC" w:rsidRPr="00361803">
        <w:rPr>
          <w:rStyle w:val="PageNumber"/>
        </w:rPr>
        <w:t xml:space="preserve"> causes some</w:t>
      </w:r>
      <w:r w:rsidR="005C3C97" w:rsidRPr="00361803">
        <w:rPr>
          <w:rStyle w:val="PageNumber"/>
        </w:rPr>
        <w:t xml:space="preserve"> </w:t>
      </w:r>
      <w:r w:rsidR="00BB2CF2" w:rsidRPr="00361803">
        <w:rPr>
          <w:rStyle w:val="PageNumber"/>
        </w:rPr>
        <w:lastRenderedPageBreak/>
        <w:t>individuals</w:t>
      </w:r>
      <w:r w:rsidR="00774C73">
        <w:rPr>
          <w:rStyle w:val="PageNumber"/>
        </w:rPr>
        <w:t xml:space="preserve"> on the tails of the phenotype </w:t>
      </w:r>
      <w:r w:rsidR="004028C2">
        <w:rPr>
          <w:rStyle w:val="PageNumber"/>
        </w:rPr>
        <w:t>distribution</w:t>
      </w:r>
      <w:r w:rsidR="00BB2CF2" w:rsidRPr="00361803">
        <w:rPr>
          <w:rStyle w:val="PageNumber"/>
        </w:rPr>
        <w:t xml:space="preserve"> </w:t>
      </w:r>
      <w:r w:rsidR="006E73CC" w:rsidRPr="00361803">
        <w:rPr>
          <w:rStyle w:val="PageNumber"/>
        </w:rPr>
        <w:t xml:space="preserve">to </w:t>
      </w:r>
      <w:r w:rsidR="006437AE" w:rsidRPr="00361803">
        <w:rPr>
          <w:rStyle w:val="PageNumber"/>
        </w:rPr>
        <w:t xml:space="preserve">approach </w:t>
      </w:r>
      <w:r w:rsidR="00F53C87" w:rsidRPr="00361803">
        <w:rPr>
          <w:rStyle w:val="PageNumber"/>
        </w:rPr>
        <w:t>an optimum (see Fig. 1C)</w:t>
      </w:r>
      <w:r w:rsidR="006E73CC" w:rsidRPr="00361803">
        <w:rPr>
          <w:rStyle w:val="PageNumber"/>
        </w:rPr>
        <w:t xml:space="preserve">. </w:t>
      </w:r>
      <w:r w:rsidR="00D056EC" w:rsidRPr="00361803">
        <w:rPr>
          <w:rStyle w:val="PageNumber"/>
        </w:rPr>
        <w:t>M</w:t>
      </w:r>
      <w:r w:rsidR="008A1C78" w:rsidRPr="00361803">
        <w:rPr>
          <w:rStyle w:val="PageNumber"/>
        </w:rPr>
        <w:t xml:space="preserve">aximum hybrid fitness—here </w:t>
      </w:r>
      <w:r w:rsidR="004028C2">
        <w:rPr>
          <w:rStyle w:val="PageNumber"/>
        </w:rPr>
        <w:t xml:space="preserve">measured as the </w:t>
      </w:r>
      <w:commentRangeStart w:id="124"/>
      <w:r w:rsidR="004028C2">
        <w:rPr>
          <w:rStyle w:val="PageNumber"/>
        </w:rPr>
        <w:t>relative</w:t>
      </w:r>
      <w:r w:rsidR="00FE7DFA">
        <w:rPr>
          <w:rStyle w:val="PageNumber"/>
        </w:rPr>
        <w:t xml:space="preserve"> (to mean parent fitness)</w:t>
      </w:r>
      <w:r w:rsidR="004028C2">
        <w:rPr>
          <w:rStyle w:val="PageNumber"/>
        </w:rPr>
        <w:t xml:space="preserve"> </w:t>
      </w:r>
      <w:r w:rsidR="005A2188" w:rsidRPr="00361803">
        <w:rPr>
          <w:rStyle w:val="PageNumber"/>
        </w:rPr>
        <w:t>mean</w:t>
      </w:r>
      <w:r w:rsidR="008A1C78" w:rsidRPr="00361803">
        <w:rPr>
          <w:rStyle w:val="PageNumber"/>
        </w:rPr>
        <w:t xml:space="preserve"> fitness </w:t>
      </w:r>
      <w:commentRangeEnd w:id="124"/>
      <w:r w:rsidR="004C04D9">
        <w:rPr>
          <w:rStyle w:val="CommentReference"/>
          <w:rFonts w:ascii="Times New Roman" w:eastAsia="Arial Unicode MS" w:hAnsi="Times New Roman" w:cs="Times New Roman"/>
          <w:color w:val="auto"/>
          <w:lang w:val="en-US" w:eastAsia="en-US"/>
        </w:rPr>
        <w:commentReference w:id="124"/>
      </w:r>
      <w:r w:rsidR="008A1C78" w:rsidRPr="00361803">
        <w:rPr>
          <w:rStyle w:val="PageNumber"/>
        </w:rPr>
        <w:t xml:space="preserve">of the top </w:t>
      </w:r>
      <w:commentRangeStart w:id="125"/>
      <w:r w:rsidR="008A1C78" w:rsidRPr="00361803">
        <w:rPr>
          <w:rStyle w:val="PageNumber"/>
        </w:rPr>
        <w:t>5</w:t>
      </w:r>
      <w:r w:rsidR="009569F6" w:rsidRPr="00361803">
        <w:rPr>
          <w:rStyle w:val="PageNumber"/>
        </w:rPr>
        <w:t xml:space="preserve"> </w:t>
      </w:r>
      <w:r w:rsidR="008A1C78" w:rsidRPr="00361803">
        <w:rPr>
          <w:rStyle w:val="PageNumber"/>
        </w:rPr>
        <w:t>%</w:t>
      </w:r>
      <w:commentRangeEnd w:id="125"/>
      <w:r w:rsidR="005E06F8">
        <w:rPr>
          <w:rStyle w:val="CommentReference"/>
          <w:rFonts w:ascii="Times New Roman" w:eastAsia="Arial Unicode MS" w:hAnsi="Times New Roman" w:cs="Times New Roman"/>
          <w:color w:val="auto"/>
          <w:lang w:val="en-US" w:eastAsia="en-US"/>
        </w:rPr>
        <w:commentReference w:id="125"/>
      </w:r>
      <w:r w:rsidR="008A1C78" w:rsidRPr="00361803">
        <w:rPr>
          <w:rStyle w:val="PageNumber"/>
        </w:rPr>
        <w:t xml:space="preserve"> of hybrids</w:t>
      </w:r>
      <w:r w:rsidR="0038013E">
        <w:rPr>
          <w:rStyle w:val="PageNumber"/>
        </w:rPr>
        <w:t xml:space="preserve"> to reduce stochasticity between replicate simulations</w:t>
      </w:r>
      <w:r w:rsidR="008A1C78" w:rsidRPr="00361803">
        <w:rPr>
          <w:rStyle w:val="PageNumber"/>
        </w:rPr>
        <w:t>—i</w:t>
      </w:r>
      <w:r w:rsidR="00505CD8" w:rsidRPr="00361803">
        <w:rPr>
          <w:rStyle w:val="PageNumber"/>
        </w:rPr>
        <w:t xml:space="preserve">s not affected by standing variation under parallel selection and is reduced </w:t>
      </w:r>
      <w:r w:rsidR="00540DCA" w:rsidRPr="00361803">
        <w:rPr>
          <w:rStyle w:val="PageNumber"/>
        </w:rPr>
        <w:t xml:space="preserve">by standing variation </w:t>
      </w:r>
      <w:r w:rsidR="00505CD8" w:rsidRPr="00361803">
        <w:rPr>
          <w:rStyle w:val="PageNumber"/>
        </w:rPr>
        <w:t>under divergent selection (Fig. S5).</w:t>
      </w:r>
    </w:p>
    <w:p w14:paraId="1AC24A40" w14:textId="00647641" w:rsidR="00D14FA3" w:rsidRDefault="002407BE" w:rsidP="00D45483">
      <w:pPr>
        <w:pStyle w:val="Body"/>
        <w:spacing w:line="480" w:lineRule="auto"/>
        <w:ind w:firstLine="720"/>
        <w:rPr>
          <w:rStyle w:val="PageNumber"/>
        </w:rPr>
      </w:pPr>
      <w:r w:rsidRPr="00361803">
        <w:rPr>
          <w:rStyle w:val="PageNumber"/>
        </w:rPr>
        <w:t>The result</w:t>
      </w:r>
      <w:r w:rsidR="0047309F">
        <w:rPr>
          <w:rStyle w:val="PageNumber"/>
        </w:rPr>
        <w:t xml:space="preserve">s </w:t>
      </w:r>
      <w:r w:rsidR="006A1407">
        <w:rPr>
          <w:rStyle w:val="PageNumber"/>
        </w:rPr>
        <w:t>regarding</w:t>
      </w:r>
      <w:r w:rsidR="0047309F">
        <w:rPr>
          <w:rStyle w:val="PageNumber"/>
        </w:rPr>
        <w:t xml:space="preserve"> hybrid fitness</w:t>
      </w:r>
      <w:r w:rsidRPr="00361803">
        <w:rPr>
          <w:rStyle w:val="PageNumber"/>
        </w:rPr>
        <w:t xml:space="preserve"> indicate that the effect of standing variation is to make mutation-o</w:t>
      </w:r>
      <w:r w:rsidR="00E65A9F" w:rsidRPr="00361803">
        <w:rPr>
          <w:rStyle w:val="PageNumber"/>
        </w:rPr>
        <w:t xml:space="preserve">rder speciation more difficult and ecological speciation </w:t>
      </w:r>
      <w:r w:rsidR="00F53B02" w:rsidRPr="00361803">
        <w:rPr>
          <w:rStyle w:val="PageNumber"/>
        </w:rPr>
        <w:t>relatively easier</w:t>
      </w:r>
      <w:r w:rsidR="008804E2" w:rsidRPr="00361803">
        <w:rPr>
          <w:rStyle w:val="PageNumber"/>
        </w:rPr>
        <w:t xml:space="preserve">, compared </w:t>
      </w:r>
      <w:r w:rsidR="00C62045">
        <w:rPr>
          <w:rStyle w:val="PageNumber"/>
        </w:rPr>
        <w:t xml:space="preserve">to </w:t>
      </w:r>
      <w:r w:rsidR="008804E2" w:rsidRPr="00361803">
        <w:rPr>
          <w:rStyle w:val="PageNumber"/>
        </w:rPr>
        <w:t>when adaptation is from only new mutation.</w:t>
      </w:r>
      <w:r w:rsidR="00526AE0" w:rsidRPr="00361803">
        <w:rPr>
          <w:rStyle w:val="PageNumber"/>
        </w:rPr>
        <w:t xml:space="preserve"> </w:t>
      </w:r>
      <w:r w:rsidR="00C63097" w:rsidRPr="00361803">
        <w:rPr>
          <w:rStyle w:val="PageNumber"/>
        </w:rPr>
        <w:t>We</w:t>
      </w:r>
      <w:r w:rsidR="00C63097">
        <w:rPr>
          <w:rStyle w:val="PageNumber"/>
        </w:rPr>
        <w:t xml:space="preserve"> </w:t>
      </w:r>
      <w:r w:rsidR="00C63097" w:rsidRPr="00361803">
        <w:rPr>
          <w:rStyle w:val="PageNumber"/>
        </w:rPr>
        <w:t xml:space="preserve">emphasize that this conclusion relates to the equilibrium conditions after populations have reached the phenotypic optima in their new environments (see Fig. S6 for plots of </w:t>
      </w:r>
      <w:r w:rsidR="0084357F">
        <w:rPr>
          <w:rStyle w:val="PageNumber"/>
        </w:rPr>
        <w:t>segregation variance</w:t>
      </w:r>
      <w:r w:rsidR="00C63097" w:rsidRPr="00361803">
        <w:rPr>
          <w:rStyle w:val="PageNumber"/>
        </w:rPr>
        <w:t xml:space="preserve"> over time). Given that standing variation causes adaptation to proceed more quickly, conclusions about the effect of standing variation on speciation are sensitive to the time at which measurements are made.</w:t>
      </w:r>
      <w:r w:rsidR="00C63097">
        <w:rPr>
          <w:rStyle w:val="PageNumber"/>
        </w:rPr>
        <w:t xml:space="preserve"> </w:t>
      </w:r>
      <w:r w:rsidR="00C63097" w:rsidRPr="00514CDE">
        <w:rPr>
          <w:rStyle w:val="PageNumber"/>
        </w:rPr>
        <w:t xml:space="preserve">We also note that </w:t>
      </w:r>
      <w:r w:rsidR="00F41513" w:rsidRPr="00514CDE">
        <w:rPr>
          <w:rStyle w:val="PageNumber"/>
        </w:rPr>
        <w:t>these</w:t>
      </w:r>
      <w:r w:rsidR="00C63097" w:rsidRPr="00514CDE">
        <w:rPr>
          <w:rStyle w:val="PageNumber"/>
        </w:rPr>
        <w:t xml:space="preserve"> results are fairly robust to variation in dimensionality. </w:t>
      </w:r>
      <w:r w:rsidR="00B362DE" w:rsidRPr="00514CDE">
        <w:rPr>
          <w:rStyle w:val="PageNumber"/>
        </w:rPr>
        <w:t xml:space="preserve">Under parallel selection, segregation variance always reduces mean and maximum </w:t>
      </w:r>
      <w:r w:rsidR="00AF301F" w:rsidRPr="00514CDE">
        <w:rPr>
          <w:rStyle w:val="PageNumber"/>
        </w:rPr>
        <w:t xml:space="preserve">hybrid </w:t>
      </w:r>
      <w:r w:rsidR="00B362DE" w:rsidRPr="00514CDE">
        <w:rPr>
          <w:rStyle w:val="PageNumber"/>
        </w:rPr>
        <w:t>fitness</w:t>
      </w:r>
      <w:r w:rsidR="00514CDE">
        <w:rPr>
          <w:rStyle w:val="PageNumber"/>
        </w:rPr>
        <w:t>,</w:t>
      </w:r>
      <w:r w:rsidR="00B362DE" w:rsidRPr="00514CDE">
        <w:rPr>
          <w:rStyle w:val="PageNumber"/>
        </w:rPr>
        <w:t xml:space="preserve"> regardless of dimensionality. Under divergent selection, </w:t>
      </w:r>
      <w:ins w:id="126" w:author="Microsoft Office User" w:date="2018-07-05T11:27:00Z">
        <w:r w:rsidR="00D45483">
          <w:rPr>
            <w:rStyle w:val="PageNumber"/>
          </w:rPr>
          <w:t>the amount of</w:t>
        </w:r>
      </w:ins>
      <w:ins w:id="127" w:author="Microsoft Office User" w:date="2018-07-05T11:26:00Z">
        <w:r w:rsidR="00D45483">
          <w:rPr>
            <w:rStyle w:val="PageNumber"/>
          </w:rPr>
          <w:t xml:space="preserve"> </w:t>
        </w:r>
      </w:ins>
      <w:r w:rsidR="004502D2" w:rsidRPr="00514CDE">
        <w:rPr>
          <w:rStyle w:val="PageNumber"/>
        </w:rPr>
        <w:t xml:space="preserve">segregation variance </w:t>
      </w:r>
      <w:ins w:id="128" w:author="Microsoft Office User" w:date="2018-07-05T11:27:00Z">
        <w:r w:rsidR="00D45483">
          <w:rPr>
            <w:rStyle w:val="PageNumber"/>
          </w:rPr>
          <w:t xml:space="preserve">that </w:t>
        </w:r>
      </w:ins>
      <w:del w:id="129" w:author="Microsoft Office User" w:date="2018-07-05T11:27:00Z">
        <w:r w:rsidR="004502D2" w:rsidRPr="00514CDE" w:rsidDel="00D45483">
          <w:rPr>
            <w:rStyle w:val="PageNumber"/>
          </w:rPr>
          <w:delText>has increasingly negative effects on</w:delText>
        </w:r>
      </w:del>
      <w:ins w:id="130" w:author="Microsoft Office User" w:date="2018-07-05T11:27:00Z">
        <w:r w:rsidR="00D45483">
          <w:rPr>
            <w:rStyle w:val="PageNumber"/>
          </w:rPr>
          <w:t>maximizes</w:t>
        </w:r>
      </w:ins>
      <w:r w:rsidR="004502D2" w:rsidRPr="00514CDE">
        <w:rPr>
          <w:rStyle w:val="PageNumber"/>
        </w:rPr>
        <w:t xml:space="preserve"> mean hybrid fitness </w:t>
      </w:r>
      <w:ins w:id="131" w:author="Microsoft Office User" w:date="2018-07-05T11:27:00Z">
        <w:r w:rsidR="00D45483">
          <w:rPr>
            <w:rStyle w:val="PageNumber"/>
          </w:rPr>
          <w:t xml:space="preserve">declines </w:t>
        </w:r>
      </w:ins>
      <w:r w:rsidR="004502D2" w:rsidRPr="00514CDE">
        <w:rPr>
          <w:rStyle w:val="PageNumber"/>
        </w:rPr>
        <w:t>as dimensionality</w:t>
      </w:r>
      <w:ins w:id="132" w:author="Microsoft Office User" w:date="2018-07-05T11:28:00Z">
        <w:r w:rsidR="00D45483">
          <w:rPr>
            <w:rStyle w:val="PageNumber"/>
          </w:rPr>
          <w:t>, and thus t</w:t>
        </w:r>
      </w:ins>
      <w:del w:id="133" w:author="Microsoft Office User" w:date="2018-07-05T11:28:00Z">
        <w:r w:rsidR="004502D2" w:rsidRPr="00514CDE" w:rsidDel="00D45483">
          <w:rPr>
            <w:rStyle w:val="PageNumber"/>
          </w:rPr>
          <w:delText xml:space="preserve"> increases</w:delText>
        </w:r>
      </w:del>
      <w:ins w:id="134" w:author="Microsoft Office User" w:date="2018-07-05T11:28:00Z">
        <w:r w:rsidR="00D45483">
          <w:rPr>
            <w:rStyle w:val="PageNumber"/>
          </w:rPr>
          <w:t xml:space="preserve">he </w:t>
        </w:r>
        <w:proofErr w:type="gramStart"/>
        <w:r w:rsidR="00D45483">
          <w:rPr>
            <w:rStyle w:val="PageNumber"/>
          </w:rPr>
          <w:t>number</w:t>
        </w:r>
        <w:proofErr w:type="gramEnd"/>
        <w:r w:rsidR="00D45483">
          <w:rPr>
            <w:rStyle w:val="PageNumber"/>
          </w:rPr>
          <w:t xml:space="preserve"> of ways to ‘go wrong’, increases</w:t>
        </w:r>
      </w:ins>
      <w:ins w:id="135" w:author="Microsoft Office User" w:date="2018-07-05T11:27:00Z">
        <w:r w:rsidR="00D45483">
          <w:rPr>
            <w:rStyle w:val="PageNumber"/>
          </w:rPr>
          <w:t xml:space="preserve"> </w:t>
        </w:r>
      </w:ins>
      <w:ins w:id="136" w:author="Microsoft Office User" w:date="2018-07-05T11:28:00Z">
        <w:r w:rsidR="00D45483" w:rsidRPr="00514CDE">
          <w:rPr>
            <w:rStyle w:val="PageNumber"/>
          </w:rPr>
          <w:t xml:space="preserve">(see </w:t>
        </w:r>
        <w:r w:rsidR="00D45483">
          <w:rPr>
            <w:rStyle w:val="PageNumber"/>
          </w:rPr>
          <w:t>online Mathematica notebooks for approximations in higher dimensions)</w:t>
        </w:r>
      </w:ins>
      <w:r w:rsidR="004502D2" w:rsidRPr="00514CDE">
        <w:rPr>
          <w:rStyle w:val="PageNumber"/>
        </w:rPr>
        <w:t xml:space="preserve">. By contrast, maximum hybrid fitness </w:t>
      </w:r>
      <w:r w:rsidR="00A74293" w:rsidRPr="00514CDE">
        <w:rPr>
          <w:rStyle w:val="PageNumber"/>
        </w:rPr>
        <w:t xml:space="preserve">under divergent selection </w:t>
      </w:r>
      <w:r w:rsidR="004502D2" w:rsidRPr="00514CDE">
        <w:rPr>
          <w:rStyle w:val="PageNumber"/>
        </w:rPr>
        <w:t>will always increase with higher segregation variance</w:t>
      </w:r>
      <w:ins w:id="137" w:author="Microsoft Office User" w:date="2018-07-05T11:28:00Z">
        <w:r w:rsidR="00D45483">
          <w:rPr>
            <w:rStyle w:val="PageNumber"/>
          </w:rPr>
          <w:t>.</w:t>
        </w:r>
      </w:ins>
      <w:r w:rsidR="00C63097" w:rsidRPr="00514CDE">
        <w:rPr>
          <w:rStyle w:val="PageNumber"/>
        </w:rPr>
        <w:t xml:space="preserve"> </w:t>
      </w:r>
      <w:del w:id="138" w:author="Microsoft Office User" w:date="2018-07-05T11:27:00Z">
        <w:r w:rsidR="00C63097" w:rsidRPr="00514CDE" w:rsidDel="00D45483">
          <w:rPr>
            <w:rStyle w:val="PageNumber"/>
          </w:rPr>
          <w:delText xml:space="preserve">(see </w:delText>
        </w:r>
        <w:r w:rsidR="00514CDE" w:rsidDel="00D45483">
          <w:rPr>
            <w:rStyle w:val="PageNumber"/>
          </w:rPr>
          <w:delText xml:space="preserve">online </w:delText>
        </w:r>
        <w:r w:rsidR="002267A5" w:rsidDel="00D45483">
          <w:rPr>
            <w:rStyle w:val="PageNumber"/>
          </w:rPr>
          <w:delText>M</w:delText>
        </w:r>
        <w:r w:rsidR="00514CDE" w:rsidDel="00D45483">
          <w:rPr>
            <w:rStyle w:val="PageNumber"/>
          </w:rPr>
          <w:delText>athematica notebooks</w:delText>
        </w:r>
        <w:r w:rsidR="000621F7" w:rsidDel="00D45483">
          <w:rPr>
            <w:rStyle w:val="PageNumber"/>
          </w:rPr>
          <w:delText xml:space="preserve"> for approximations in higher dimensions)</w:delText>
        </w:r>
        <w:r w:rsidR="004502D2" w:rsidRPr="00514CDE" w:rsidDel="00D45483">
          <w:rPr>
            <w:rStyle w:val="PageNumber"/>
          </w:rPr>
          <w:delText>.</w:delText>
        </w:r>
      </w:del>
    </w:p>
    <w:p w14:paraId="08746958" w14:textId="2EBE1BA4" w:rsidR="008124AC" w:rsidRPr="00361803" w:rsidRDefault="008124AC" w:rsidP="005B6774">
      <w:pPr>
        <w:pStyle w:val="Body"/>
        <w:spacing w:line="480" w:lineRule="auto"/>
        <w:ind w:firstLine="720"/>
        <w:rPr>
          <w:rStyle w:val="PageNumber"/>
        </w:rPr>
      </w:pPr>
      <w:r w:rsidRPr="00361803">
        <w:t xml:space="preserve">The predictions of this </w:t>
      </w:r>
      <w:r w:rsidR="00866FAD">
        <w:t>section are readily testable.</w:t>
      </w:r>
      <w:r w:rsidR="00704E02">
        <w:t xml:space="preserve"> Sexual </w:t>
      </w:r>
      <w:r w:rsidR="00076FE8">
        <w:t>p</w:t>
      </w:r>
      <w:r w:rsidRPr="00361803">
        <w:t xml:space="preserve">opulations could be challenged with independently adapting to similar </w:t>
      </w:r>
      <w:r w:rsidR="00646F80" w:rsidRPr="00361803">
        <w:t xml:space="preserve">or different </w:t>
      </w:r>
      <w:r w:rsidRPr="00361803">
        <w:t xml:space="preserve">optima with varying amounts of ancestral standing variation (i.e., manipulate number of founding ‘strains’). Following </w:t>
      </w:r>
      <w:r w:rsidRPr="00361803">
        <w:lastRenderedPageBreak/>
        <w:t>adaptation, populations can be hybridized and the fitness of hybrids measured in the parental environment</w:t>
      </w:r>
      <w:r w:rsidR="009432A7" w:rsidRPr="00361803">
        <w:t>(s)</w:t>
      </w:r>
      <w:r w:rsidRPr="00361803">
        <w:t xml:space="preserve"> </w:t>
      </w:r>
      <w:r w:rsidRPr="00361803">
        <w:fldChar w:fldCharType="begin" w:fldLock="1"/>
      </w:r>
      <w:r w:rsidR="00BA49AA">
        <w:instrText>ADDIN CSL_CITATION { "citationItems" : [ { "id" : "ITEM-1", "itemData" : { "DOI" : "10.1371/journal.pbio.1002591", "ISBN" : "1111111111", "ISSN" : "15457885", "PMID" : "28114370", "abstract" : "Independently evolving populations may adapt to similar selection pressures via different genetic changes. The interactions between such changes, such as in a hybrid individual, can inform us about what course adaptation may follow and allow us to determine whether gene flow would be facilitated or hampered following secondary contact. We used Saccharomyces cerevisiae to measure the genetic interactions between first-step mutations that independently evolved in the same biosynthetic pathway following exposure to the fungicide nystatin. We found that genetic interactions are prevalent and predominantly negative, with the majority of mutations causing lower growth when combined in a double mutant than when alone as a single mutant (sign epistasis). The prevalence of sign epistasis is surprising given the small number of mutations tested and runs counter to expectations for mutations arising in a single biosynthetic pathway in the face of a simple selective pressure. Furthermore, in one third of pairwise interactions, the double mutant grew less well than either single mutant (reciprocal sign epistasis). The observation of reciprocal sign epistasis among these first adaptive mutations arising in the same genetic background indicates that partial postzygotic reproductive isolation could evolve rapidly between populations under similar selective pressures, even with only a single genetic change in each. The nature of the epistatic relationships was sensitive, however, to the level of drug stress in the assay conditions, as many double mutants became fitter than the single mutants at higher concentrations of nystatin. We discuss the implications of these results both for our understanding of epistatic interactions among beneficial mutations in the same biochemical pathway and for speciation.", "author" : [ { "dropping-particle" : "", "family" : "Ono", "given" : "Jasmine", "non-dropping-particle" : "", "parse-names" : false, "suffix" : "" }, { "dropping-particle" : "", "family" : "Gerstein", "given" : "Aleeza C.", "non-dropping-particle" : "", "parse-names" : false, "suffix" : "" }, { "dropping-particle" : "", "family" : "Otto", "given" : "Sarah P.", "non-dropping-particle" : "", "parse-names" : false, "suffix" : "" } ], "container-title" : "PLoS Biology", "id" : "ITEM-1", "issue" : "1", "issued" : { "date-parts" : [ [ "2017" ] ] }, "title" : "Widespread Genetic Incompatibilities between First-Step Mutations during Parallel Adaptation of Saccharomyces cerevisiae to a Common Environment", "type" : "article-journal", "volume" : "15" }, "uris" : [ "http://www.mendeley.com/documents/?uuid=c6779128-d881-4df0-8b03-385a50ca3d9d" ] } ], "mendeley" : { "formattedCitation" : "(Ono et al. 2017)", "manualFormatting" : "(e.g., Ono et al. [2017])", "plainTextFormattedCitation" : "(Ono et al. 2017)", "previouslyFormattedCitation" : "(Ono et al. 2017)" }, "properties" : {  }, "schema" : "https://github.com/citation-style-language/schema/raw/master/csl-citation.json" }</w:instrText>
      </w:r>
      <w:r w:rsidRPr="00361803">
        <w:fldChar w:fldCharType="separate"/>
      </w:r>
      <w:r w:rsidRPr="00361803">
        <w:rPr>
          <w:noProof/>
        </w:rPr>
        <w:t>(e.g., Ono et al. [2017])</w:t>
      </w:r>
      <w:r w:rsidRPr="00361803">
        <w:fldChar w:fldCharType="end"/>
      </w:r>
      <w:r w:rsidRPr="00361803">
        <w:t xml:space="preserve">. </w:t>
      </w:r>
      <w:r w:rsidR="0092041C" w:rsidRPr="00361803">
        <w:t xml:space="preserve">Under parallel </w:t>
      </w:r>
      <w:r w:rsidR="00B67FB7">
        <w:t>selection</w:t>
      </w:r>
      <w:r w:rsidR="0092041C" w:rsidRPr="00361803">
        <w:t xml:space="preserve">, the simulations predict that intermediate quantities of standing variation lead to </w:t>
      </w:r>
      <w:r w:rsidR="00DF49B3" w:rsidRPr="00361803">
        <w:t>highest mean</w:t>
      </w:r>
      <w:r w:rsidR="0092041C" w:rsidRPr="00361803">
        <w:t xml:space="preserve"> hybrid fitness, whereas standing variation </w:t>
      </w:r>
      <w:r w:rsidR="002574BB" w:rsidRPr="00361803">
        <w:t>is</w:t>
      </w:r>
      <w:r w:rsidR="008C053C">
        <w:t xml:space="preserve"> generally</w:t>
      </w:r>
      <w:r w:rsidR="002574BB" w:rsidRPr="00361803">
        <w:t xml:space="preserve"> expected to </w:t>
      </w:r>
      <w:r w:rsidR="0092041C" w:rsidRPr="00361803">
        <w:t>reduce hybrid fitness under divergent selection.</w:t>
      </w:r>
      <w:r w:rsidR="004322F9" w:rsidRPr="00361803">
        <w:t xml:space="preserve"> </w:t>
      </w:r>
    </w:p>
    <w:p w14:paraId="27C30C35" w14:textId="77777777" w:rsidR="005F4F27" w:rsidRPr="00361803" w:rsidRDefault="005F4F27" w:rsidP="005B6774">
      <w:pPr>
        <w:pStyle w:val="Body"/>
        <w:spacing w:line="480" w:lineRule="auto"/>
        <w:rPr>
          <w:rStyle w:val="PageNumber"/>
        </w:rPr>
      </w:pPr>
    </w:p>
    <w:p w14:paraId="7D5D8D03" w14:textId="77777777" w:rsidR="009A734A" w:rsidRDefault="00B028CB" w:rsidP="005B6774">
      <w:pPr>
        <w:pStyle w:val="Body"/>
        <w:spacing w:line="480" w:lineRule="auto"/>
      </w:pPr>
      <w:r w:rsidRPr="00361803">
        <w:rPr>
          <w:rStyle w:val="PageNumber"/>
          <w:i/>
          <w:iCs/>
        </w:rPr>
        <w:t>Additional f</w:t>
      </w:r>
      <w:r w:rsidR="003815E5" w:rsidRPr="00361803">
        <w:rPr>
          <w:rStyle w:val="PageNumber"/>
          <w:i/>
          <w:iCs/>
        </w:rPr>
        <w:t xml:space="preserve">actors influencing the </w:t>
      </w:r>
      <w:r w:rsidR="004E2B78" w:rsidRPr="00361803">
        <w:rPr>
          <w:rStyle w:val="PageNumber"/>
          <w:i/>
          <w:iCs/>
        </w:rPr>
        <w:t>probability of</w:t>
      </w:r>
      <w:r w:rsidR="003815E5" w:rsidRPr="00361803">
        <w:rPr>
          <w:rStyle w:val="PageNumber"/>
          <w:i/>
          <w:iCs/>
        </w:rPr>
        <w:t xml:space="preserve"> parallel genetic evolution</w:t>
      </w:r>
    </w:p>
    <w:p w14:paraId="5B848FC1" w14:textId="3CC6BF11" w:rsidR="00AC6DEA" w:rsidRPr="00361803" w:rsidRDefault="000A2CF7" w:rsidP="005B6774">
      <w:pPr>
        <w:pStyle w:val="Body"/>
        <w:spacing w:line="480" w:lineRule="auto"/>
      </w:pPr>
      <w:r w:rsidRPr="00361803">
        <w:t>Several pro</w:t>
      </w:r>
      <w:r w:rsidR="003A192D" w:rsidRPr="00361803">
        <w:t xml:space="preserve">cesses that we did not consider </w:t>
      </w:r>
      <w:r w:rsidR="00412FDE" w:rsidRPr="00361803">
        <w:t>could affect the probability of parallel genetic evolution</w:t>
      </w:r>
      <w:r w:rsidR="003815E5" w:rsidRPr="00361803">
        <w:t>.</w:t>
      </w:r>
      <w:r w:rsidR="00AE5AA7" w:rsidRPr="00361803">
        <w:t xml:space="preserve"> First, in nature </w:t>
      </w:r>
      <w:r w:rsidR="00DB0188" w:rsidRPr="00361803">
        <w:t xml:space="preserve">parallel genetic adaptation </w:t>
      </w:r>
      <w:r w:rsidR="00AE5AA7" w:rsidRPr="00361803">
        <w:t xml:space="preserve">can </w:t>
      </w:r>
      <w:r w:rsidR="00DB0188" w:rsidRPr="00361803">
        <w:t xml:space="preserve">proceed via </w:t>
      </w:r>
      <w:r w:rsidR="003815E5" w:rsidRPr="00361803">
        <w:t>recurrent mutation at the same loc</w:t>
      </w:r>
      <w:r w:rsidR="009652F7" w:rsidRPr="00361803">
        <w:t>us</w:t>
      </w:r>
      <w:r w:rsidR="000A4B74" w:rsidRPr="00361803">
        <w:t xml:space="preserve"> </w:t>
      </w:r>
      <w:r w:rsidR="000A4B74" w:rsidRPr="00361803">
        <w:fldChar w:fldCharType="begin" w:fldLock="1"/>
      </w:r>
      <w:r w:rsidR="00BA49AA">
        <w:instrText>ADDIN CSL_CITATION { "citationItems" : [ { "id" : "ITEM-1", "itemData" : { "DOI" : "10.1126/science.1182213", "ISBN" : "1095-9203 (Electronic)\\n0036-8075 (Linking)", "ISSN" : "00368075", "PMID" : "20007865", "abstract" : "The molecular mechanisms underlying major phenotypic changes that have evolved repeatedly in nature are generally unknown. Pelvic loss in different natural populations of threespine stickleback fish has occurred through regulatory mutations deleting a tissue-specific enhancer of the Pituitary homeobox transcription factor 1 (Pitx1) gene. The high prevalence of deletion mutations at Pitx1 may be influenced by inherent structural features of the locus. Although Pitx1 null mutations are lethal in laboratory animals, Pitx1 regulatory mutations show molecular signatures of positive selection in pelvic-reduced populations. These studies illustrate how major expression and morphological changes can arise from single mutational leaps in natural populations, producing new adaptive alleles via recurrent regulatory alterations in a key developmental control gene.", "author" : [ { "dropping-particle" : "", "family" : "Chan", "given" : "Yingguang Frank", "non-dropping-particle" : "", "parse-names" : false, "suffix" : "" }, { "dropping-particle" : "", "family" : "Marks", "given" : "Melissa E.", "non-dropping-particle" : "", "parse-names" : false, "suffix" : "" }, { "dropping-particle" : "", "family" : "Jones", "given" : "Felicity C.", "non-dropping-particle" : "", "parse-names" : false, "suffix" : "" }, { "dropping-particle" : "", "family" : "Villarreal", "given" : "Guadalupe", "non-dropping-particle" : "", "parse-names" : false, "suffix" : "" }, { "dropping-particle" : "", "family" : "Shapiro", "given" : "Michael D.", "non-dropping-particle" : "", "parse-names" : false, "suffix" : "" }, { "dropping-particle" : "", "family" : "Brady", "given" : "Shannon D.", "non-dropping-particle" : "", "parse-names" : false, "suffix" : "" }, { "dropping-particle" : "", "family" : "Southwick", "given" : "Audrey M.", "non-dropping-particle" : "", "parse-names" : false, "suffix" : "" }, { "dropping-particle" : "", "family" : "Absher", "given" : "Devin M.", "non-dropping-particle" : "", "parse-names" : false, "suffix" : "" }, { "dropping-particle" : "", "family" : "Grimwood", "given" : "Jane", "non-dropping-particle" : "", "parse-names" : false, "suffix" : "" }, { "dropping-particle" : "", "family" : "Schmutz", "given" : "Jeremy", "non-dropping-particle" : "", "parse-names" : false, "suffix" : "" }, { "dropping-particle" : "", "family" : "Myers", "given" : "Richard M.", "non-dropping-particle" : "", "parse-names" : false, "suffix" : "" }, { "dropping-particle" : "", "family" : "Petrov", "given" : "Dmitri", "non-dropping-particle" : "", "parse-names" : false, "suffix" : "" }, { "dropping-particle" : "", "family" : "J\u00f3nsson", "given" : "Bjarni", "non-dropping-particle" : "", "parse-names" : false, "suffix" : "" }, { "dropping-particle" : "", "family" : "Schluter", "given" : "Dolph", "non-dropping-particle" : "", "parse-names" : false, "suffix" : "" }, { "dropping-particle" : "", "family" : "Bell", "given" : "Michael A.", "non-dropping-particle" : "", "parse-names" : false, "suffix" : "" }, { "dropping-particle" : "", "family" : "Kingsley", "given" : "David M.", "non-dropping-particle" : "", "parse-names" : false, "suffix" : "" } ], "container-title" : "Science", "id" : "ITEM-1", "issue" : "5963", "issued" : { "date-parts" : [ [ "2010" ] ] }, "page" : "302-305", "title" : "Adaptive evolution of pelvic reduction in sticklebacks by recurrent deletion of a &lt;i&gt;Pitx1&lt;/i&gt; enhancer", "type" : "article-journal", "volume" : "327" }, "uris" : [ "http://www.mendeley.com/documents/?uuid=b31fba68-7a5b-444e-9850-d911e4b2d04b" ] } ], "mendeley" : { "formattedCitation" : "(Chan et al. 2010)", "manualFormatting" : "(e.g., Chan et al. 2010)", "plainTextFormattedCitation" : "(Chan et al. 2010)", "previouslyFormattedCitation" : "(Chan et al. 2010)" }, "properties" : {  }, "schema" : "https://github.com/citation-style-language/schema/raw/master/csl-citation.json" }</w:instrText>
      </w:r>
      <w:r w:rsidR="000A4B74" w:rsidRPr="00361803">
        <w:fldChar w:fldCharType="separate"/>
      </w:r>
      <w:r w:rsidR="00060781" w:rsidRPr="00361803">
        <w:rPr>
          <w:noProof/>
        </w:rPr>
        <w:t>(</w:t>
      </w:r>
      <w:r w:rsidR="000D2E45" w:rsidRPr="00361803">
        <w:rPr>
          <w:noProof/>
        </w:rPr>
        <w:t xml:space="preserve">e.g., </w:t>
      </w:r>
      <w:r w:rsidR="00060781" w:rsidRPr="00361803">
        <w:rPr>
          <w:noProof/>
        </w:rPr>
        <w:t>Chan et al. 2010)</w:t>
      </w:r>
      <w:r w:rsidR="000A4B74" w:rsidRPr="00361803">
        <w:fldChar w:fldCharType="end"/>
      </w:r>
      <w:r w:rsidR="00E878F8" w:rsidRPr="00361803">
        <w:t xml:space="preserve">, </w:t>
      </w:r>
      <w:r w:rsidR="00BA774D" w:rsidRPr="00361803">
        <w:t>which was not possible in our</w:t>
      </w:r>
      <w:r w:rsidR="00200D25" w:rsidRPr="00361803">
        <w:t xml:space="preserve"> </w:t>
      </w:r>
      <w:r w:rsidR="00E878F8" w:rsidRPr="00361803">
        <w:t>simulations</w:t>
      </w:r>
      <w:r w:rsidR="00AE5AA7" w:rsidRPr="00361803">
        <w:t xml:space="preserve"> because </w:t>
      </w:r>
      <w:r w:rsidR="008B030A">
        <w:t>each</w:t>
      </w:r>
      <w:r w:rsidR="00AE5AA7" w:rsidRPr="00361803">
        <w:t xml:space="preserve"> new </w:t>
      </w:r>
      <w:r w:rsidR="008B030A">
        <w:t>mutation was unique and arose at a new locus</w:t>
      </w:r>
      <w:r w:rsidR="00E878F8" w:rsidRPr="00361803">
        <w:t>.</w:t>
      </w:r>
      <w:r w:rsidR="00744DA9" w:rsidRPr="00361803">
        <w:t xml:space="preserve"> </w:t>
      </w:r>
      <w:r w:rsidR="00DF77D8" w:rsidRPr="00361803">
        <w:t xml:space="preserve">Second, </w:t>
      </w:r>
      <w:r w:rsidR="00F47E5A" w:rsidRPr="00361803">
        <w:t xml:space="preserve">migration between populations reduces the likelihood that populations will fix alternative alleles under parallel natural selection </w:t>
      </w:r>
      <w:r w:rsidR="00F47E5A" w:rsidRPr="00361803">
        <w:fldChar w:fldCharType="begin" w:fldLock="1"/>
      </w:r>
      <w:r w:rsidR="00BA49AA">
        <w:instrText>ADDIN CSL_CITATION { "citationItems" : [ { "id" : "ITEM-1", "itemData" : { "DOI" : "10.1098/rspb.2010.1215", "ISBN" : "0962-8452", "ISSN" : "0962-8452", "PMID" : "20702458", "abstract" : "Two models for speciation via selection have been proposed. In the well-known model of 'ecological speciation', divergent natural selection between environments drives the evolution of reproductive isolation. In a second 'mutation-order' model, different, incompatible mutations (alleles) fix in different populations adapting to the same selective pressure. How to demonstrate mutation-order speciation has been unclear, although it has been argued that it can be ruled out when gene flow occurs because the same, most advantageous allele will fix in all populations. However, quantitative examination of the interaction of factors influencing the likelihood of mutation-order speciation is lacking. We used simulation models to study how gene flow, hybrid incompatibility, selective advantage, timing of origination of new mutations and an initial period of allopatric differentiation affect population divergence via the mutation-order process. We find that at least some population divergence can occur under a reasonably wide range of conditions, even with moderate gene flow. However, strong divergence (e. g. fixation of different alleles in different populations) requires very low gene flow, and is promoted when (i) incompatible mutations have similar fitness advantages, (ii) less fit mutations arise slightly earlier in evolutionary time than more fit alternatives, and (iii) allopatric divergence occurs prior to secondary contact.", "author" : [ { "dropping-particle" : "", "family" : "Nosil", "given" : "P.", "non-dropping-particle" : "", "parse-names" : false, "suffix" : "" }, { "dropping-particle" : "", "family" : "Flaxman", "given" : "S. M.", "non-dropping-particle" : "", "parse-names" : false, "suffix" : "" } ], "container-title" : "Proceedings of the Royal Society B: Biological Sciences", "id" : "ITEM-1", "issue" : "1704", "issued" : { "date-parts" : [ [ "2011" ] ] }, "page" : "399-407", "title" : "Conditions for mutation-order speciation", "type" : "article-journal", "volume" : "278" }, "uris" : [ "http://www.mendeley.com/documents/?uuid=7cb42301-decf-4940-be76-3c7dc7541dc6" ] }, { "id" : "ITEM-2", "itemData" : { "DOI" : "10.1086/674359", "ISBN" : "1537-5323", "ISSN" : "0003-0147", "PMID" : "24464199", "abstract" : "Reproductive isolation between populations often evolves as a by-product of independent adaptation to new environments, but the selective pressures of these environments may be divergent (\"ecological speciation\" or uniform (\"mutation-order speciation.\" In this study, we use an artificial life platform to directly compare the strength of reproductive isolation (specifically, postzygotic) generated by ecological and mutation-order processes. We also tested the effect of gene flow as well as the dimensionality (i.e., number of selective pressures) of the environments on the strength of postzygotic isolation. We found that ecological speciation generally formed stronger isolation than mutation-order speciation, mutation-order speciation was more sensitive to gene flow than ecological speciation, and environments with high dimensionality formed stronger reproductive isolation than those with low dimensionality. How various factors affect the strength of reproductive isolation has been difficult to test in biological organisms, but the use of artificial life, which provides its own genetic system that evolves, allowed us to computationally test the effect of these factors more easily.", "author" : [ { "dropping-particle" : "", "family" : "Anderson", "given" : "Carlos J. R.", "non-dropping-particle" : "", "parse-names" : false, "suffix" : "" }, { "dropping-particle" : "", "family" : "Harmon", "given" : "Luke", "non-dropping-particle" : "", "parse-names" : false, "suffix" : "" } ], "container-title" : "The American Naturalist", "id" : "ITEM-2", "issue" : "2", "issued" : { "date-parts" : [ [ "2014" ] ] }, "page" : "257-268", "title" : "Ecological and Mutation-Order Speciation in Digital Organisms", "type" : "article-journal", "volume" : "183" }, "uris" : [ "http://www.mendeley.com/documents/?uuid=8337ccb9-cbee-4802-9d47-0e76f72fa0b5" ] } ], "mendeley" : { "formattedCitation" : "(Nosil and Flaxman 2011; Anderson and Harmon 2014)", "plainTextFormattedCitation" : "(Nosil and Flaxman 2011; Anderson and Harmon 2014)", "previouslyFormattedCitation" : "(Nosil and Flaxman 2011; Anderson and Harmon 2014)" }, "properties" : {  }, "schema" : "https://github.com/citation-style-language/schema/raw/master/csl-citation.json" }</w:instrText>
      </w:r>
      <w:r w:rsidR="00F47E5A" w:rsidRPr="00361803">
        <w:fldChar w:fldCharType="separate"/>
      </w:r>
      <w:r w:rsidR="00F47E5A" w:rsidRPr="00361803">
        <w:rPr>
          <w:noProof/>
        </w:rPr>
        <w:t>(Nosil and Flaxman 2011; Anderson and Harmon 2014)</w:t>
      </w:r>
      <w:r w:rsidR="00F47E5A" w:rsidRPr="00361803">
        <w:fldChar w:fldCharType="end"/>
      </w:r>
      <w:r w:rsidR="00F47E5A" w:rsidRPr="00361803">
        <w:t xml:space="preserve">, </w:t>
      </w:r>
      <w:r w:rsidR="007D69C6" w:rsidRPr="00361803">
        <w:t xml:space="preserve">and our simulations considered only </w:t>
      </w:r>
      <w:proofErr w:type="spellStart"/>
      <w:r w:rsidR="007D69C6" w:rsidRPr="00361803">
        <w:t>allopatr</w:t>
      </w:r>
      <w:r w:rsidR="000D2E45" w:rsidRPr="00361803">
        <w:t>y</w:t>
      </w:r>
      <w:proofErr w:type="spellEnd"/>
      <w:r w:rsidR="0026487E">
        <w:t xml:space="preserve"> </w:t>
      </w:r>
      <w:r w:rsidR="007D69C6" w:rsidRPr="00361803">
        <w:t xml:space="preserve">(i.e., </w:t>
      </w:r>
      <w:r w:rsidR="00F47E5A" w:rsidRPr="00361803">
        <w:t>no</w:t>
      </w:r>
      <w:r w:rsidR="007D69C6" w:rsidRPr="00361803">
        <w:t xml:space="preserve"> migration).</w:t>
      </w:r>
      <w:r w:rsidR="00AE5AA7" w:rsidRPr="00361803">
        <w:t xml:space="preserve"> Last, we </w:t>
      </w:r>
      <w:r w:rsidR="00AC6DEA" w:rsidRPr="00361803">
        <w:t xml:space="preserve">assume that the </w:t>
      </w:r>
      <w:r w:rsidR="00504F49" w:rsidRPr="00361803">
        <w:t xml:space="preserve">ancestral </w:t>
      </w:r>
      <w:r w:rsidR="00AC6DEA" w:rsidRPr="00361803">
        <w:t xml:space="preserve">standing variation is naïve with respect to the new environment. In some cases, however, alleles that are beneficial in a particular derived habitat are introduced into the ancestral population via periodic </w:t>
      </w:r>
      <w:proofErr w:type="spellStart"/>
      <w:r w:rsidR="00AC6DEA" w:rsidRPr="00361803">
        <w:t>introgression</w:t>
      </w:r>
      <w:proofErr w:type="spellEnd"/>
      <w:r w:rsidR="00AC6DEA" w:rsidRPr="00361803">
        <w:t xml:space="preserve"> where they are maintained indefinitely in the standing variation </w:t>
      </w:r>
      <w:r w:rsidR="00F50024" w:rsidRPr="00361803">
        <w:fldChar w:fldCharType="begin" w:fldLock="1"/>
      </w:r>
      <w:r w:rsidR="00BA49AA">
        <w:instrText>ADDIN CSL_CITATION { "citationItems" : [ { "id" : "ITEM-1", "itemData" : { "DOI" : "10.1073/pnas.0901264106", "ISBN" : "0027-8424", "ISSN" : "1091-6490", "PMID" : "19528639", "abstract" : "Species originate frequently by natural selection. A general mechanism by which this occurs is ecological speciation, defined as the evolution of reproductive isolation between populations as a result of ecologically-based divergent natural selection. The alternative mechanism is mutation-order speciation in which populations fix different mutations as they adapt to similar selection pressures. Although numerous cases now indicate the importance of ecological speciation in nature, very little is known about the genetics of the process. Here, we summarize the genetics of premating and postzygotic isolation and the role of standing genetic variation in ecological speciation. We discuss the role of selection from standing genetic variation in threespine stickleback (Gasterosteus aculeatus), a complex of species whose ancestral marine form repeatedly colonized and adapted to freshwater environments. We propose that ecological speciation has occurred multiple times in parallel in this group via a \"transporter\" process in which selection in freshwater environments repeatedly acts on standing genetic variation that is maintained in marine populations by export of freshwater-adapted alleles from elsewhere in the range. Selection from standing genetic variation is likely to play a large role in ecological speciation, which may partly account for its rapidity.", "author" : [ { "dropping-particle" : "", "family" : "Schluter", "given" : "Dolph", "non-dropping-particle" : "", "parse-names" : false, "suffix" : "" }, { "dropping-particle" : "", "family" : "Conte", "given" : "Gina L", "non-dropping-particle" : "", "parse-names" : false, "suffix" : "" } ], "container-title" : "Proceedings of the National Academy of Sciences of the USA", "id" : "ITEM-1", "issued" : { "date-parts" : [ [ "2009" ] ] }, "page" : "9955-62", "title" : "Genetics and ecological speciation.", "type" : "article-journal", "volume" : "106.Sup1" }, "uris" : [ "http://www.mendeley.com/documents/?uuid=fb0c3e0f-577a-49ea-8fd1-e977371cdad2" ] } ], "mendeley" : { "formattedCitation" : "(Schluter and Conte 2009)", "plainTextFormattedCitation" : "(Schluter and Conte 2009)", "previouslyFormattedCitation" : "(Schluter and Conte 2009)" }, "properties" : {  }, "schema" : "https://github.com/citation-style-language/schema/raw/master/csl-citation.json" }</w:instrText>
      </w:r>
      <w:r w:rsidR="00F50024" w:rsidRPr="00361803">
        <w:fldChar w:fldCharType="separate"/>
      </w:r>
      <w:r w:rsidR="00F50024" w:rsidRPr="00361803">
        <w:rPr>
          <w:noProof/>
        </w:rPr>
        <w:t>(Schluter and Conte 2009)</w:t>
      </w:r>
      <w:r w:rsidR="00F50024" w:rsidRPr="00361803">
        <w:fldChar w:fldCharType="end"/>
      </w:r>
      <w:r w:rsidR="00AC6DEA" w:rsidRPr="00361803">
        <w:t xml:space="preserve">. </w:t>
      </w:r>
      <w:r w:rsidR="005C6B6B" w:rsidRPr="00361803">
        <w:t>Such ‘t</w:t>
      </w:r>
      <w:r w:rsidR="00AC6DEA" w:rsidRPr="00361803">
        <w:t>ransported</w:t>
      </w:r>
      <w:r w:rsidR="005C6B6B" w:rsidRPr="00361803">
        <w:t>’</w:t>
      </w:r>
      <w:r w:rsidR="00AC6DEA" w:rsidRPr="00361803">
        <w:t xml:space="preserve"> alleles are favoured by selection in the derived habitat and are particularly likely to fix in parallel</w:t>
      </w:r>
      <w:r w:rsidR="0010770A" w:rsidRPr="00361803">
        <w:t xml:space="preserve"> </w:t>
      </w:r>
      <w:r w:rsidR="0010770A" w:rsidRPr="00361803">
        <w:fldChar w:fldCharType="begin" w:fldLock="1"/>
      </w:r>
      <w:r w:rsidR="00BA49AA">
        <w:instrText>ADDIN CSL_CITATION { "citationItems" : [ { "id" : "ITEM-1", "itemData" : { "DOI" : "10.1002/evl3.37", "author" : [ { "dropping-particle" : "", "family" : "Nelson", "given" : "Thomas C", "non-dropping-particle" : "", "parse-names" : false, "suffix" : "" }, { "dropping-particle" : "", "family" : "Cresko", "given" : "William A", "non-dropping-particle" : "", "parse-names" : false, "suffix" : "" } ], "container-title" : "Evolution Letters", "id" : "ITEM-1", "issued" : { "date-parts" : [ [ "2018" ] ] }, "page" : "In press", "title" : "Ancient genomic variation underlies repeated ecological adaptation in young stickleback populations", "type" : "article-journal" }, "uris" : [ "http://www.mendeley.com/documents/?uuid=7fc77cca-987d-4582-890d-d0a37d359b92" ] } ], "mendeley" : { "formattedCitation" : "(Nelson and Cresko 2018)", "plainTextFormattedCitation" : "(Nelson and Cresko 2018)", "previouslyFormattedCitation" : "(Nelson and Cresko 2018)" }, "properties" : {  }, "schema" : "https://github.com/citation-style-language/schema/raw/master/csl-citation.json" }</w:instrText>
      </w:r>
      <w:r w:rsidR="0010770A" w:rsidRPr="00361803">
        <w:fldChar w:fldCharType="separate"/>
      </w:r>
      <w:r w:rsidR="0010770A" w:rsidRPr="00361803">
        <w:rPr>
          <w:noProof/>
        </w:rPr>
        <w:t>(Nelson and Cresko 2018)</w:t>
      </w:r>
      <w:r w:rsidR="0010770A" w:rsidRPr="00361803">
        <w:fldChar w:fldCharType="end"/>
      </w:r>
      <w:r w:rsidR="00AC6DEA" w:rsidRPr="00361803">
        <w:t xml:space="preserve">. </w:t>
      </w:r>
      <w:r w:rsidR="000A6153" w:rsidRPr="00361803">
        <w:t>Implementing recurrent mutation, migration, or a transporter process would increase the probability of parallel genetic evolution under parallel selection and further weaken progress toward mutation-order speciation.</w:t>
      </w:r>
    </w:p>
    <w:p w14:paraId="30EAC32F" w14:textId="0CE20206" w:rsidR="00664E65" w:rsidRPr="00361803" w:rsidRDefault="000A6153" w:rsidP="00CF24D8">
      <w:pPr>
        <w:pStyle w:val="Body"/>
        <w:spacing w:line="480" w:lineRule="auto"/>
      </w:pPr>
      <w:r w:rsidRPr="00361803">
        <w:lastRenderedPageBreak/>
        <w:tab/>
        <w:t xml:space="preserve">While the above factors increase the probability of parallel genetic evolution, several competing processes are expected to </w:t>
      </w:r>
      <w:r w:rsidR="00EC7A63" w:rsidRPr="00361803">
        <w:t>weaken parallelism</w:t>
      </w:r>
      <w:r w:rsidRPr="00361803">
        <w:t xml:space="preserve">. </w:t>
      </w:r>
      <w:r w:rsidR="00E456A9" w:rsidRPr="00361803">
        <w:t xml:space="preserve">First, </w:t>
      </w:r>
      <w:r w:rsidR="009623A8" w:rsidRPr="00361803">
        <w:t>i</w:t>
      </w:r>
      <w:r w:rsidR="009652F7" w:rsidRPr="00361803">
        <w:t xml:space="preserve">f populations are </w:t>
      </w:r>
      <w:r w:rsidR="004A52C2" w:rsidRPr="00361803">
        <w:t>founded</w:t>
      </w:r>
      <w:r w:rsidR="009652F7" w:rsidRPr="00361803">
        <w:t xml:space="preserve"> with different subsets of ancestral standing variation, this </w:t>
      </w:r>
      <w:r w:rsidR="00F0322C" w:rsidRPr="00361803">
        <w:t>will</w:t>
      </w:r>
      <w:r w:rsidR="009652F7" w:rsidRPr="00361803">
        <w:t xml:space="preserve"> </w:t>
      </w:r>
      <w:r w:rsidR="009F447D" w:rsidRPr="00361803">
        <w:t xml:space="preserve">reduce </w:t>
      </w:r>
      <w:r w:rsidR="009652F7" w:rsidRPr="00361803">
        <w:t>parallelism</w:t>
      </w:r>
      <w:r w:rsidR="009623A8" w:rsidRPr="00361803">
        <w:t xml:space="preserve"> </w:t>
      </w:r>
      <w:r w:rsidR="009623A8" w:rsidRPr="00361803">
        <w:fldChar w:fldCharType="begin" w:fldLock="1"/>
      </w:r>
      <w:r w:rsidR="00BA49AA">
        <w:instrText>ADDIN CSL_CITATION { "citationItems" : [ { "id" : "ITEM-1", "itemData" : { "DOI" : "10.1534/genetics.115.182550", "ISBN" : "0000000302", "ISSN" : "19432631", "PMID" : "26384359", "abstract" : "How predictable is the genetic basis of phenotypic adaptation? Answering this question begins by estimating the repeatability of adaptation at the genetic level. Here, we provide a comprehensive estimate of the repeatability of the genetic basis of adaptive phenotypic evolution in a natural system. We used quantitative trait loci (QTL) mapping to discover genomic regions controlling a large number of morphological traits that have diverged in parallel between pairs of threespine stickleback (Gasterosteus aculeatus species complex) in Paxton and Priest lakes, British Columbia. We found that nearly half of QTL affected the same traits in the same direction in both species pairs. Another 40% influenced a parallel phenotypic trait in one lake but not the other. The remaining 10% of QTL had phenotypic effects in opposite directions in the two species pairs. Similarity in the proportional contributions of all QTL to parallel trait differences was about 0.4. Surprisingly, QTL reuse was unrelated to phenotypic effect size. Our results indicate that repeated use of the same genomic regions is a pervasive feature of parallel phenotypic adaptation, at least in sticklebacks. Identifying the causes of this pattern would aid prediction of the genetic basis of phenotypic evolution.", "author" : [ { "dropping-particle" : "", "family" : "Conte", "given" : "Gina L.", "non-dropping-particle" : "", "parse-names" : false, "suffix" : "" }, { "dropping-particle" : "", "family" : "Arnegard", "given" : "Matthew E.", "non-dropping-particle" : "", "parse-names" : false, "suffix" : "" }, { "dropping-particle" : "", "family" : "Best", "given" : "Jacob", "non-dropping-particle" : "", "parse-names" : false, "suffix" : "" }, { "dropping-particle" : "", "family" : "Chan", "given" : "Yingguang Frank", "non-dropping-particle" : "", "parse-names" : false, "suffix" : "" }, { "dropping-particle" : "", "family" : "Jones", "given" : "Felicity C.", "non-dropping-particle" : "", "parse-names" : false, "suffix" : "" }, { "dropping-particle" : "", "family" : "Kingsley", "given" : "David M.", "non-dropping-particle" : "", "parse-names" : false, "suffix" : "" }, { "dropping-particle" : "", "family" : "Schluter", "given" : "Dolph", "non-dropping-particle" : "", "parse-names" : false, "suffix" : "" }, { "dropping-particle" : "", "family" : "Peichel", "given" : "Catherine L.", "non-dropping-particle" : "", "parse-names" : false, "suffix" : "" } ], "container-title" : "Genetics", "id" : "ITEM-1", "issue" : "3", "issued" : { "date-parts" : [ [ "2015" ] ] }, "page" : "1189-1200", "title" : "Extent of QTL reuse during repeated phenotypic divergence of sympatric threespine stickleback", "type" : "article-journal", "volume" : "201" }, "uris" : [ "http://www.mendeley.com/documents/?uuid=58ff41c0-2e46-4998-846a-bc2eedc3fcfd" ] } ], "mendeley" : { "formattedCitation" : "(Conte et al. 2015)", "plainTextFormattedCitation" : "(Conte et al. 2015)", "previouslyFormattedCitation" : "(Conte et al. 2015)" }, "properties" : {  }, "schema" : "https://github.com/citation-style-language/schema/raw/master/csl-citation.json" }</w:instrText>
      </w:r>
      <w:r w:rsidR="009623A8" w:rsidRPr="00361803">
        <w:fldChar w:fldCharType="separate"/>
      </w:r>
      <w:r w:rsidR="009623A8" w:rsidRPr="00361803">
        <w:rPr>
          <w:noProof/>
        </w:rPr>
        <w:t>(Conte et al. 2015)</w:t>
      </w:r>
      <w:r w:rsidR="009623A8" w:rsidRPr="00361803">
        <w:fldChar w:fldCharType="end"/>
      </w:r>
      <w:r w:rsidR="009652F7" w:rsidRPr="00361803">
        <w:t xml:space="preserve">. </w:t>
      </w:r>
      <w:r w:rsidR="00850BEA" w:rsidRPr="00361803">
        <w:t>Even i</w:t>
      </w:r>
      <w:r w:rsidR="009652F7" w:rsidRPr="00361803">
        <w:t>f populations begin with identical</w:t>
      </w:r>
      <w:r w:rsidR="006B597E">
        <w:t xml:space="preserve"> sets</w:t>
      </w:r>
      <w:r w:rsidR="00C9709F">
        <w:t xml:space="preserve"> of</w:t>
      </w:r>
      <w:r w:rsidR="009652F7" w:rsidRPr="00361803">
        <w:t xml:space="preserve"> alleles</w:t>
      </w:r>
      <w:r w:rsidR="00FE71F5" w:rsidRPr="00361803">
        <w:t xml:space="preserve"> in the standing variation</w:t>
      </w:r>
      <w:r w:rsidR="009652F7" w:rsidRPr="00361803">
        <w:t>, differenc</w:t>
      </w:r>
      <w:r w:rsidR="00065260" w:rsidRPr="00361803">
        <w:t xml:space="preserve">es in their initial frequencies </w:t>
      </w:r>
      <w:r w:rsidR="00AA293E" w:rsidRPr="00361803">
        <w:t>weakens</w:t>
      </w:r>
      <w:r w:rsidR="009652F7" w:rsidRPr="00361803">
        <w:t xml:space="preserve"> parallel evolution</w:t>
      </w:r>
      <w:r w:rsidR="0044569B" w:rsidRPr="00361803">
        <w:t xml:space="preserve"> because mutations at high frequency are most likely to be used for adaptation</w:t>
      </w:r>
      <w:r w:rsidR="00065260" w:rsidRPr="00361803">
        <w:t xml:space="preserve"> </w:t>
      </w:r>
      <w:r w:rsidR="00065260" w:rsidRPr="00361803">
        <w:fldChar w:fldCharType="begin" w:fldLock="1"/>
      </w:r>
      <w:r w:rsidR="00BA49AA">
        <w:instrText>ADDIN CSL_CITATION { "citationItems" : [ { "id" : "ITEM-1", "itemData" : { "DOI" : "10.1111/jeb.13006", "ISSN" : "1420-9101", "PMID" : "27801996", "abstract" : "Parallel evolution is often assumed to result from repeated adaptation to novel, yet ecologically similar, environments. Here we develop and analyze a mathematical model that predicts the probability of parallel genetic evolution from standing genetic variation as a function of the strength of phenotypic selection and constraints imposed by genetic architecture. Our results show that the probability of parallel genetic evolution increases with the strength of natural selection and effective population size, and is particularly likely to occur for genes with large phenotypic effects. Building on these results, we develop a Bayesian framework for estimating the strength of parallel phenotypic selection from genetic data. Using extensive individual based simulations, we show that our estimator is robust across a wide range of genetic and evolutionary scenarios and provides a useful tool for rigorously testing the hypothesis that parallel genetic evolution is the result of adaptive evolution. An important result that emerges from our analyses is that existing studies of parallel genetic evolution frequently rely on data that is insufficient for distinguishing between adaptive evolution and neutral evolution driven by random genetic drift. Overcoming this challenge will require sampling more populations and the inclusion of larger numbers of loci. This article is protected by copyright. All rights reserved.", "author" : [ { "dropping-particle" : "", "family" : "MacPherson", "given" : "Ailene", "non-dropping-particle" : "", "parse-names" : false, "suffix" : "" }, { "dropping-particle" : "", "family" : "Nuismer", "given" : "Scott L", "non-dropping-particle" : "", "parse-names" : false, "suffix" : "" } ], "container-title" : "Journal of Evolutionary Biology", "id" : "ITEM-1", "issue" : "2", "issued" : { "date-parts" : [ [ "2017" ] ] }, "page" : "326-337", "title" : "The probability of parallel genetic evolution from standing genetic variation.", "type" : "article-journal", "volume" : "30" }, "uris" : [ "http://www.mendeley.com/documents/?uuid=409b22e2-98cd-497f-b86c-6e96fd88e0dd" ] } ], "mendeley" : { "formattedCitation" : "(MacPherson and Nuismer 2017)", "plainTextFormattedCitation" : "(MacPherson and Nuismer 2017)", "previouslyFormattedCitation" : "(MacPherson and Nuismer 2017)" }, "properties" : {  }, "schema" : "https://github.com/citation-style-language/schema/raw/master/csl-citation.json" }</w:instrText>
      </w:r>
      <w:r w:rsidR="00065260" w:rsidRPr="00361803">
        <w:fldChar w:fldCharType="separate"/>
      </w:r>
      <w:r w:rsidR="00065260" w:rsidRPr="00361803">
        <w:rPr>
          <w:noProof/>
        </w:rPr>
        <w:t>(MacPherson and Nuismer 2017)</w:t>
      </w:r>
      <w:r w:rsidR="00065260" w:rsidRPr="00361803">
        <w:fldChar w:fldCharType="end"/>
      </w:r>
      <w:r w:rsidR="009652F7" w:rsidRPr="00361803">
        <w:t xml:space="preserve">. </w:t>
      </w:r>
      <w:commentRangeStart w:id="139"/>
      <w:r w:rsidR="00483C99" w:rsidRPr="00361803">
        <w:t>And second,</w:t>
      </w:r>
      <w:r w:rsidR="00DC4E93" w:rsidRPr="00361803">
        <w:t xml:space="preserve"> increasing phenotypic dimensionality leads to </w:t>
      </w:r>
      <w:r w:rsidR="008D4E14">
        <w:t xml:space="preserve">relatively </w:t>
      </w:r>
      <w:r w:rsidR="0090307B" w:rsidRPr="00361803">
        <w:t>fewer shared beneficial mutations for all angles</w:t>
      </w:r>
      <w:ins w:id="140" w:author="Microsoft Office User" w:date="2018-07-05T11:36:00Z">
        <w:r w:rsidR="00CF24D8">
          <w:t xml:space="preserve"> of divergence</w:t>
        </w:r>
      </w:ins>
      <w:r w:rsidR="0090307B" w:rsidRPr="00361803">
        <w:t xml:space="preserve"> except 0° and 180°</w:t>
      </w:r>
      <w:ins w:id="141" w:author="Microsoft Office User" w:date="2018-07-05T11:33:00Z">
        <w:r w:rsidR="00CF24D8">
          <w:t xml:space="preserve"> (Fig. 3B)</w:t>
        </w:r>
      </w:ins>
      <w:r w:rsidR="00DC4E93" w:rsidRPr="00361803">
        <w:t xml:space="preserve">. Even if two populations </w:t>
      </w:r>
      <w:r w:rsidR="0067721B" w:rsidRPr="00361803">
        <w:t>are adapting</w:t>
      </w:r>
      <w:r w:rsidR="00DC4E93" w:rsidRPr="00361803">
        <w:t xml:space="preserve"> to identical optima</w:t>
      </w:r>
      <w:ins w:id="142" w:author="Microsoft Office User" w:date="2018-07-05T11:35:00Z">
        <w:r w:rsidR="00CF24D8">
          <w:t xml:space="preserve"> (</w:t>
        </w:r>
      </w:ins>
      <w:ins w:id="143" w:author="Microsoft Office User" w:date="2018-07-05T11:36:00Z">
        <w:r w:rsidR="00CF24D8" w:rsidRPr="00CF24D8">
          <w:rPr>
            <w:i/>
            <w:iCs/>
            <w:rPrChange w:id="144" w:author="Microsoft Office User" w:date="2018-07-05T11:36:00Z">
              <w:rPr/>
            </w:rPrChange>
          </w:rPr>
          <w:sym w:font="Symbol" w:char="F071"/>
        </w:r>
        <w:r w:rsidR="00CF24D8">
          <w:t xml:space="preserve"> = </w:t>
        </w:r>
      </w:ins>
      <w:ins w:id="145" w:author="Microsoft Office User" w:date="2018-07-05T11:35:00Z">
        <w:r w:rsidR="00CF24D8" w:rsidRPr="00361803">
          <w:t>0°</w:t>
        </w:r>
        <w:r w:rsidR="00CF24D8">
          <w:t>)</w:t>
        </w:r>
      </w:ins>
      <w:r w:rsidR="0053675E" w:rsidRPr="00361803">
        <w:t>,</w:t>
      </w:r>
      <w:r w:rsidR="00B15617" w:rsidRPr="00361803">
        <w:t xml:space="preserve"> </w:t>
      </w:r>
      <w:r w:rsidR="004312A5" w:rsidRPr="00361803">
        <w:t xml:space="preserve">greater dimensionality </w:t>
      </w:r>
      <w:r w:rsidR="002261D2" w:rsidRPr="00361803">
        <w:t xml:space="preserve">leads to more </w:t>
      </w:r>
      <w:del w:id="146" w:author="Microsoft Office User" w:date="2018-07-05T11:37:00Z">
        <w:r w:rsidR="002261D2" w:rsidRPr="00361803" w:rsidDel="00CF24D8">
          <w:delText xml:space="preserve">possible </w:delText>
        </w:r>
      </w:del>
      <w:ins w:id="147" w:author="Microsoft Office User" w:date="2018-07-05T11:37:00Z">
        <w:r w:rsidR="00CF24D8">
          <w:t>strictly beneficial</w:t>
        </w:r>
        <w:r w:rsidR="00CF24D8" w:rsidRPr="00361803">
          <w:t xml:space="preserve"> </w:t>
        </w:r>
      </w:ins>
      <w:r w:rsidR="002261D2" w:rsidRPr="00361803">
        <w:t>paths to any given optimum</w:t>
      </w:r>
      <w:r w:rsidR="00BC2B9B" w:rsidRPr="00361803">
        <w:t xml:space="preserve"> and thus populations are less likely to</w:t>
      </w:r>
      <w:r w:rsidR="00BB6998" w:rsidRPr="00361803">
        <w:t xml:space="preserve"> fix identical alleles</w:t>
      </w:r>
      <w:r w:rsidR="00100330" w:rsidRPr="00361803">
        <w:t>.</w:t>
      </w:r>
      <w:commentRangeEnd w:id="139"/>
      <w:r w:rsidR="00D17E7A">
        <w:rPr>
          <w:rStyle w:val="CommentReference"/>
          <w:rFonts w:ascii="Times New Roman" w:eastAsia="Arial Unicode MS" w:hAnsi="Times New Roman" w:cs="Times New Roman"/>
          <w:color w:val="auto"/>
          <w:lang w:val="en-US" w:eastAsia="en-US"/>
        </w:rPr>
        <w:commentReference w:id="139"/>
      </w:r>
      <w:r w:rsidR="00100330" w:rsidRPr="00361803">
        <w:t xml:space="preserve"> </w:t>
      </w:r>
      <w:r w:rsidR="002261D2" w:rsidRPr="00361803">
        <w:t>Founder events and increased dimensionality will</w:t>
      </w:r>
      <w:r w:rsidR="00E36529" w:rsidRPr="00361803">
        <w:t xml:space="preserve"> therefore</w:t>
      </w:r>
      <w:r w:rsidR="002261D2" w:rsidRPr="00361803">
        <w:t xml:space="preserve"> facilitate progress toward mutation-order speciation.</w:t>
      </w:r>
    </w:p>
    <w:p w14:paraId="7A00E789" w14:textId="580481CB" w:rsidR="00A61926" w:rsidRPr="00361803" w:rsidRDefault="00C217F7" w:rsidP="005B6774">
      <w:pPr>
        <w:pStyle w:val="Body"/>
        <w:spacing w:line="480" w:lineRule="auto"/>
        <w:ind w:firstLine="720"/>
      </w:pPr>
      <w:r>
        <w:t xml:space="preserve">The interpretation of our simulation results has several additional caveats. </w:t>
      </w:r>
      <w:r w:rsidR="006606F2">
        <w:t xml:space="preserve">In particular, </w:t>
      </w:r>
      <w:r>
        <w:t>we considered only haploid selection</w:t>
      </w:r>
      <w:r w:rsidR="00992492">
        <w:t xml:space="preserve"> and strict additivity with respect to generating phenotypes</w:t>
      </w:r>
      <w:r w:rsidR="008163CD">
        <w:t>—</w:t>
      </w:r>
      <w:r w:rsidR="00992492">
        <w:t xml:space="preserve">future work should investigate the effects of ploidy on </w:t>
      </w:r>
      <w:r w:rsidR="008163CD">
        <w:t>parallel genetic evolution and speciation from standing variation</w:t>
      </w:r>
      <w:r w:rsidR="00992492">
        <w:t xml:space="preserve">. We also </w:t>
      </w:r>
      <w:r>
        <w:t>assume</w:t>
      </w:r>
      <w:r w:rsidR="006606F2">
        <w:t>d</w:t>
      </w:r>
      <w:r>
        <w:t xml:space="preserve"> that the sole fitness optima are those that the parents are adapted to</w:t>
      </w:r>
      <w:r w:rsidR="00992492">
        <w:t xml:space="preserve">. </w:t>
      </w:r>
      <w:r>
        <w:t>Hybrids often perform best when there is a novel environment available</w:t>
      </w:r>
      <w:r w:rsidR="00A61926" w:rsidRPr="00361803">
        <w:t xml:space="preserve"> </w:t>
      </w:r>
      <w:r w:rsidR="00A61926" w:rsidRPr="00361803">
        <w:fldChar w:fldCharType="begin" w:fldLock="1"/>
      </w:r>
      <w:r w:rsidR="00BA49AA">
        <w:instrText>ADDIN CSL_CITATION { "citationItems" : [ { "id" : "ITEM-1", "itemData" : { "DOI" : "10.1038/sj.hdy.6886170", "ISBN" : "0018-067X", "ISSN" : "0018-067X", "PMID" : "10583537", "abstract" : "The production of extreme or 'transgressive' phenotypes in segregating hybrid populations has been speculated to contribute to niche divergence of hybrid lineages. Here, we assess the frequency of transgressive segregation in hybrid populations, describe its genetic basis and discuss the factors that best predict its occurrence. From a survey of 171 studies that report phenotypic variation in segregating hybrid populations, we show that transgression is the rule rather than the exception. In fact, 155 of the 171 studies (91%) report at least one transgressive trait, and 44% of 1229 traits examined were transgressive. Transgression occurred most frequently in intraspecific crosses involving inbred, domesticated plant populations, and least frequently in interspecific crosses between outbred, wild animal species. Quantitative genetic studies of plant hybrids consistently point to the action of complementary genes as the primary cause of transgression, although overdominance and epistasis also contribute. Complementary genes appear to be common for most traits, with the possible exception of those with a history of disruptive selection. These results lend credence to the view that hybridization may provide the raw material for rapid adaptation and provide a simple explanation for niche divergence and phenotypic novelty often associated with hybrid lineages.", "author" : [ { "dropping-particle" : "", "family" : "Rieseberg", "given" : "L H", "non-dropping-particle" : "", "parse-names" : false, "suffix" : "" }, { "dropping-particle" : "", "family" : "Archer", "given" : "M a", "non-dropping-particle" : "", "parse-names" : false, "suffix" : "" }, { "dropping-particle" : "", "family" : "Wayne", "given" : "R K", "non-dropping-particle" : "", "parse-names" : false, "suffix" : "" } ], "container-title" : "Heredity", "id" : "ITEM-1", "issue" : "July", "issued" : { "date-parts" : [ [ "1999" ] ] }, "page" : "363-372", "title" : "Transgressive segregation, adaptation and speciation.", "type" : "article-journal", "volume" : "83 ( Pt 4)" }, "uris" : [ "http://www.mendeley.com/documents/?uuid=64a54bdb-762c-486f-9295-3e7d5ebeb394" ] } ], "mendeley" : { "formattedCitation" : "(Rieseberg et al. 1999)", "plainTextFormattedCitation" : "(Rieseberg et al. 1999)", "previouslyFormattedCitation" : "(Rieseberg et al. 1999)" }, "properties" : {  }, "schema" : "https://github.com/citation-style-language/schema/raw/master/csl-citation.json" }</w:instrText>
      </w:r>
      <w:r w:rsidR="00A61926" w:rsidRPr="00361803">
        <w:fldChar w:fldCharType="separate"/>
      </w:r>
      <w:r w:rsidR="00A61926" w:rsidRPr="00361803">
        <w:rPr>
          <w:noProof/>
        </w:rPr>
        <w:t>(Rieseberg et al. 1999)</w:t>
      </w:r>
      <w:r w:rsidR="00A61926" w:rsidRPr="00361803">
        <w:fldChar w:fldCharType="end"/>
      </w:r>
      <w:r w:rsidR="00992492">
        <w:t xml:space="preserve">. </w:t>
      </w:r>
      <w:proofErr w:type="gramStart"/>
      <w:r w:rsidR="00992492">
        <w:t>T</w:t>
      </w:r>
      <w:r w:rsidR="00A61926" w:rsidRPr="00361803">
        <w:t>herefore</w:t>
      </w:r>
      <w:proofErr w:type="gramEnd"/>
      <w:r w:rsidR="00A61926" w:rsidRPr="00361803">
        <w:t xml:space="preserve"> the application of our results may be limited where such environments exist.</w:t>
      </w:r>
    </w:p>
    <w:p w14:paraId="108DAAD0" w14:textId="67F76D54" w:rsidR="005F4F27" w:rsidRPr="00361803" w:rsidRDefault="005F4F27" w:rsidP="005B6774">
      <w:pPr>
        <w:pStyle w:val="Body"/>
        <w:spacing w:line="480" w:lineRule="auto"/>
      </w:pPr>
    </w:p>
    <w:p w14:paraId="7AF61353" w14:textId="77777777" w:rsidR="009A734A" w:rsidRDefault="00531613" w:rsidP="005B6774">
      <w:pPr>
        <w:pStyle w:val="Body"/>
        <w:spacing w:line="480" w:lineRule="auto"/>
        <w:outlineLvl w:val="0"/>
      </w:pPr>
      <w:r w:rsidRPr="00361803">
        <w:rPr>
          <w:i/>
        </w:rPr>
        <w:t>Alternative measures of reproductive isolation</w:t>
      </w:r>
    </w:p>
    <w:p w14:paraId="557E5BB7" w14:textId="788E5068" w:rsidR="0032125D" w:rsidRPr="00361803" w:rsidRDefault="0027690A" w:rsidP="005B6774">
      <w:pPr>
        <w:pStyle w:val="Body"/>
        <w:spacing w:line="480" w:lineRule="auto"/>
        <w:outlineLvl w:val="0"/>
      </w:pPr>
      <w:r w:rsidRPr="00361803">
        <w:t>Our analysis focused on quantifying reproductive isolation via reduced hybrid f</w:t>
      </w:r>
      <w:r w:rsidR="00A61926" w:rsidRPr="00361803">
        <w:t>itness in the parental habitats</w:t>
      </w:r>
      <w:r w:rsidR="00D8793B" w:rsidRPr="00361803">
        <w:t xml:space="preserve">. We chose </w:t>
      </w:r>
      <w:r w:rsidR="00B839E8">
        <w:t xml:space="preserve">to measure hybrid fitness in this </w:t>
      </w:r>
      <w:r w:rsidR="001033B6">
        <w:t>manner</w:t>
      </w:r>
      <w:r w:rsidR="00D8793B" w:rsidRPr="00361803">
        <w:t xml:space="preserve"> because we are </w:t>
      </w:r>
      <w:r w:rsidR="00D8793B" w:rsidRPr="00361803">
        <w:lastRenderedPageBreak/>
        <w:t xml:space="preserve">specifically interested in </w:t>
      </w:r>
      <w:r w:rsidR="00E271D6" w:rsidRPr="00361803">
        <w:t xml:space="preserve">the ecological component of </w:t>
      </w:r>
      <w:r w:rsidR="006D7BA0">
        <w:t>speciation</w:t>
      </w:r>
      <w:r w:rsidR="00E271D6" w:rsidRPr="00361803">
        <w:t xml:space="preserve">, but there are alternative ways we could have </w:t>
      </w:r>
      <w:r w:rsidR="00A61926" w:rsidRPr="00361803">
        <w:t>quantified isolating barriers</w:t>
      </w:r>
      <w:r w:rsidR="00E271D6" w:rsidRPr="00361803">
        <w:t xml:space="preserve">. </w:t>
      </w:r>
      <w:r w:rsidR="00980542" w:rsidRPr="00361803">
        <w:t>D</w:t>
      </w:r>
      <w:r w:rsidR="00E271D6" w:rsidRPr="00361803">
        <w:t>ivergent alleles might lead to complications during development in hybrids</w:t>
      </w:r>
      <w:r w:rsidR="00980542" w:rsidRPr="00361803">
        <w:t xml:space="preserve"> and contribute to</w:t>
      </w:r>
      <w:r w:rsidR="00E271D6" w:rsidRPr="00361803">
        <w:t xml:space="preserve"> ‘intrinsic’ or environment-independent isolation </w:t>
      </w:r>
      <w:r w:rsidR="00E271D6" w:rsidRPr="00361803">
        <w:fldChar w:fldCharType="begin" w:fldLock="1"/>
      </w:r>
      <w:r w:rsidR="00BA49AA">
        <w:instrText>ADDIN CSL_CITATION { "citationItems" : [ { "id" : "ITEM-1", "itemData" : { "DOI" : "10.1534/genetics.107.081810", "ISBN" : "0016-6731", "ISSN" : "00166731", "PMID" : "7789779", "abstract" : "Speciation often results from the accumulation of \"complementary genes\" ie from genes that, while having no deleterious effect within species, cause inviability or sterility when brought together with genes from another species. Here I model speciation as the accumulation of genic incompatibilities between diverging populations. First, and most important, the number of genic incompatibilities between tax increases much faster than linearly with time. In particular, the probability of speciation increases at least as fast as the square of the time since separation between two taxa. Second, as Muller realized, all hybrid incompatibilities must be initially asymetric. Third, at loci that have diverged between taxa, evolutionarily derived alleles cause hybrid problems far more often than ancestral alleles. Last, it is \"easier\" to evolve complex hybrid incompatibilites requiring simultaneous action of three or more loci than to evolve simple incompatibilities between pairs of genes. These results have several important implications for genetic analyses of speciation.", "author" : [ { "dropping-particle" : "", "family" : "Orr", "given" : "H. A.", "non-dropping-particle" : "", "parse-names" : false, "suffix" : "" } ], "container-title" : "Genetics", "id" : "ITEM-1", "issue" : "4", "issued" : { "date-parts" : [ [ "1995" ] ] }, "page" : "1805-1813", "title" : "The population genetics of speciation: The evolution of hybrid incompatibilities", "type" : "article-journal", "volume" : "139" }, "uris" : [ "http://www.mendeley.com/documents/?uuid=9e42000b-09fd-45ec-bc8f-4da80f1fcd67" ] } ], "mendeley" : { "formattedCitation" : "(Orr 1995)", "manualFormatting" : "(Orr 1995)", "plainTextFormattedCitation" : "(Orr 1995)", "previouslyFormattedCitation" : "(Orr 1995)" }, "properties" : {  }, "schema" : "https://github.com/citation-style-language/schema/raw/master/csl-citation.json" }</w:instrText>
      </w:r>
      <w:r w:rsidR="00E271D6" w:rsidRPr="00361803">
        <w:fldChar w:fldCharType="separate"/>
      </w:r>
      <w:r w:rsidR="00E271D6" w:rsidRPr="00361803">
        <w:rPr>
          <w:noProof/>
        </w:rPr>
        <w:t>(Orr 1995)</w:t>
      </w:r>
      <w:r w:rsidR="00E271D6" w:rsidRPr="00361803">
        <w:fldChar w:fldCharType="end"/>
      </w:r>
      <w:r w:rsidR="00980542" w:rsidRPr="00361803">
        <w:t xml:space="preserve">—a model that has received empirical support </w:t>
      </w:r>
      <w:r w:rsidR="00FA1067" w:rsidRPr="00361803">
        <w:fldChar w:fldCharType="begin" w:fldLock="1"/>
      </w:r>
      <w:r w:rsidR="00BA49AA">
        <w:instrText>ADDIN CSL_CITATION { "citationItems" : [ { "id" : "ITEM-1", "itemData" : { "DOI" : "10.1126/science.1193063", "ISBN" : "0036-8075", "ISSN" : "0036-8075", "PMID" : "20847271", "abstract" : "Among the reproductive barriers that can isolate species, hybrid sterility is frequently due to dysfunctional interactions between loci that accumulate between differentiating lineages. Theory describing the evolution of these incompatibilities has generated the prediction, still empirically untested, that loci underlying hybrid incompatibility should accumulate faster than linearly with time--the \"snowball effect.\" We evaluated the accumulation of quantitative trait loci (QTL) between species in the plant group Solanum and found evidence for a faster-than-linear accumulation of hybrid seed sterility QTL, thus empirically evaluating and confirming this theoretical prediction. In comparison, loci underlying traits unrelated to hybrid sterility show no evidence for an accelerating rate of accumulation between species.", "author" : [ { "dropping-particle" : "", "family" : "Moyle", "given" : "Leonie C", "non-dropping-particle" : "", "parse-names" : false, "suffix" : "" }, { "dropping-particle" : "", "family" : "Nakazato", "given" : "Takuya", "non-dropping-particle" : "", "parse-names" : false, "suffix" : "" } ], "container-title" : "Science (New York, N.Y.)", "id" : "ITEM-1", "issue" : "5998", "issued" : { "date-parts" : [ [ "2010" ] ] }, "page" : "1521-1523", "title" : "Hybrid incompatibility \"snowballs\" between Solanum species.", "type" : "article-journal", "volume" : "329" }, "uris" : [ "http://www.mendeley.com/documents/?uuid=c2e224b3-fa51-4b0d-99d0-4824121fd857" ] }, { "id" : "ITEM-2", "itemData" : { "DOI" : "10.1126/science.1193440", "ISBN" : "0036-8075", "ISSN" : "1095-9203", "PMID" : "20847270",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 : [ { "dropping-particle" : "", "family" : "Matute", "given" : "Daniel R", "non-dropping-particle" : "", "parse-names" : false, "suffix" : "" }, { "dropping-particle" : "", "family" : "Butler", "given" : "Ian A", "non-dropping-particle" : "", "parse-names" : false, "suffix" : "" }, { "dropping-particle" : "", "family" : "Turissini", "given" : "David A", "non-dropping-particle" : "", "parse-names" : false, "suffix" : "" }, { "dropping-particle" : "", "family" : "Coyne", "given" : "Jerry A", "non-dropping-particle" : "", "parse-names" : false, "suffix" : "" } ], "container-title" : "Source: Science, New Series", "id" : "ITEM-2", "issue" : "5998", "issued" : { "date-parts" : [ [ "2010" ] ] }, "page" : "1518-1521", "title" : "A Test of the Snowball Theory for the Rate of Evolution of Hybrid Incompatibilities", "type" : "article-journal", "volume" : "329" }, "uris" : [ "http://www.mendeley.com/documents/?uuid=865bdbdb-4af4-470c-a362-b138d7aeeec3" ] }, { "id" : "ITEM-3", "itemData" : { "DOI" : "10.1534/genetics.115.179499", "ISSN" : "19432631", "PMID" : "26199234", "abstract" : "Hybrids between species are often sterile or inviable. This form of reproductive isolation is thought to evolve via the accumulation of mutations that interact to reduce fitness when combined in hybrids. Mathematical formulations of this \u201cDobzhansky\u2013Muller model\u201d predict an accelerating buildup of hybrid incompatibilities with divergence time (the \u201csnowball effect\u201d). Although the Dobzhansky\u2013Muller model is widely accepted, the snowball effect has only been tested in two species groups. We evaluated evidence for the snowball effect in the evolution of hybrid male sterility among subspecies of house mice, a recently diverged group that shows partial reproductive isolation. We compared the history of subspecies divergence with patterns of quantitative trait loci (QTL) detected in F2 intercrosses between two pairs of subspecies (Mus musculus domesticus with M. m. musculus and M. m. domesticus with M. m. castaneus). We used a recently developed phylogenetic comparative method to statistically measure the fit of these data to the snowball prediction. To apply this method, QTL were partitioned as either shared or unshared in the two crosses. A heuristic partitioning based on the overlap of QTL confidence intervals produced unambiguous support for the snowball effect. An alternative approach combining data among crosses favored the snowball effect for the autosomes, but a linear accumulation of incompatibilities for the X chromosome. Reasoning that the X chromosome analyses are complicated by low mapping resolution, we conclude that hybrid male sterility loci have snowballed in house mice. Our study illustrates the power of comparative genetic mapping for understanding mechanisms of speciation.", "author" : [ { "dropping-particle" : "", "family" : "Wang", "given" : "Richard J.", "non-dropping-particle" : "", "parse-names" : false, "suffix" : "" }, { "dropping-particle" : "", "family" : "White", "given" : "Michael A.", "non-dropping-particle" : "", "parse-names" : false, "suffix" : "" }, { "dropping-particle" : "", "family" : "Payseur", "given" : "Bret A.", "non-dropping-particle" : "", "parse-names" : false, "suffix" : "" } ], "container-title" : "Genetics", "id" : "ITEM-3", "issue" : "1", "issued" : { "date-parts" : [ [ "2015" ] ] }, "page" : "229-242", "title" : "The Pace of hybrid incompatibility evolution in house mice", "type" : "article-journal", "volume" : "201" }, "uris" : [ "http://www.mendeley.com/documents/?uuid=dcc7dc01-88b0-4090-94e5-f5445b10ab21" ] } ], "mendeley" : { "formattedCitation" : "(Matute et al. 2010; Moyle and Nakazato 2010; Wang et al. 2015)", "plainTextFormattedCitation" : "(Matute et al. 2010; Moyle and Nakazato 2010; Wang et al. 2015)", "previouslyFormattedCitation" : "(Matute et al. 2010; Moyle and Nakazato 2010; Wang et al. 2015)" }, "properties" : {  }, "schema" : "https://github.com/citation-style-language/schema/raw/master/csl-citation.json" }</w:instrText>
      </w:r>
      <w:r w:rsidR="00FA1067" w:rsidRPr="00361803">
        <w:fldChar w:fldCharType="separate"/>
      </w:r>
      <w:r w:rsidR="00FA1067" w:rsidRPr="00361803">
        <w:rPr>
          <w:noProof/>
        </w:rPr>
        <w:t>(Matute et al. 2010; Moyle and Nakazato 2010; Wang et al. 2015)</w:t>
      </w:r>
      <w:r w:rsidR="00FA1067" w:rsidRPr="00361803">
        <w:fldChar w:fldCharType="end"/>
      </w:r>
      <w:r w:rsidR="00FA1067" w:rsidRPr="00361803">
        <w:t>.</w:t>
      </w:r>
      <w:r w:rsidR="00972814" w:rsidRPr="00361803">
        <w:t xml:space="preserve"> </w:t>
      </w:r>
      <w:r w:rsidR="0032125D" w:rsidRPr="00361803">
        <w:t>In our simulations</w:t>
      </w:r>
      <w:r w:rsidR="001D59F7" w:rsidRPr="00361803">
        <w:t>,</w:t>
      </w:r>
      <w:r w:rsidR="0032125D" w:rsidRPr="00361803">
        <w:t xml:space="preserve"> segregation variance captures the effects of genetic divergence among populations</w:t>
      </w:r>
      <w:r w:rsidR="00BC4467" w:rsidRPr="00361803">
        <w:t xml:space="preserve"> as expressed in hybrids. Therefore segregation variance </w:t>
      </w:r>
      <w:r w:rsidR="00612443" w:rsidRPr="00361803">
        <w:t>could</w:t>
      </w:r>
      <w:r w:rsidR="0032125D" w:rsidRPr="00361803">
        <w:t xml:space="preserve"> </w:t>
      </w:r>
      <w:r w:rsidR="008163CD">
        <w:t xml:space="preserve">be </w:t>
      </w:r>
      <w:r w:rsidR="0032125D" w:rsidRPr="00361803">
        <w:t xml:space="preserve">interpreted as a form </w:t>
      </w:r>
      <w:r w:rsidR="001D59F7" w:rsidRPr="00361803">
        <w:t>of</w:t>
      </w:r>
      <w:r w:rsidR="0032125D" w:rsidRPr="00361803">
        <w:t xml:space="preserve"> intrinsic isolation (i.e., ‘variance load’ as in </w:t>
      </w:r>
      <w:r w:rsidR="0032125D" w:rsidRPr="00361803">
        <w:fldChar w:fldCharType="begin" w:fldLock="1"/>
      </w:r>
      <w:r w:rsidR="00BA49AA">
        <w:instrText>ADDIN CSL_CITATION { "citationItems" : [ { "id" : "ITEM-1",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"ITEM-1", "issue" : "5", "issued" : { "date-parts" : [ [ "2014" ] ] }, "page" : "1244-1256", "title" : "Niche dimensionality and the genetics of ecological speciation", "type" : "article-journal", "volume" : "68" }, "uris" : [ "http://www.mendeley.com/documents/?uuid=702b54b5-99e0-4ad3-be21-3c77f331885f" ] } ], "mendeley" : { "formattedCitation" : "(Chevin et al. 2014)", "manualFormatting" : "Chevin et al. [2014])", "plainTextFormattedCitation" : "(Chevin et al. 2014)", "previouslyFormattedCitation" : "(Chevin et al. 2014)" }, "properties" : {  }, "schema" : "https://github.com/citation-style-language/schema/raw/master/csl-citation.json" }</w:instrText>
      </w:r>
      <w:r w:rsidR="0032125D" w:rsidRPr="00361803">
        <w:fldChar w:fldCharType="separate"/>
      </w:r>
      <w:r w:rsidR="0032125D" w:rsidRPr="00361803">
        <w:rPr>
          <w:noProof/>
        </w:rPr>
        <w:t>Chevin et al. [2014])</w:t>
      </w:r>
      <w:r w:rsidR="0032125D" w:rsidRPr="00361803">
        <w:fldChar w:fldCharType="end"/>
      </w:r>
      <w:r w:rsidR="00FD6BBF" w:rsidRPr="00361803">
        <w:t>.</w:t>
      </w:r>
    </w:p>
    <w:p w14:paraId="0F286B0A" w14:textId="57491A10" w:rsidR="00950929" w:rsidRPr="00361803" w:rsidRDefault="0032125D" w:rsidP="0080086F">
      <w:pPr>
        <w:pStyle w:val="Body"/>
        <w:spacing w:line="480" w:lineRule="auto"/>
        <w:outlineLvl w:val="0"/>
      </w:pPr>
      <w:r w:rsidRPr="00361803">
        <w:tab/>
        <w:t xml:space="preserve">Adaptation from standing variation </w:t>
      </w:r>
      <w:r w:rsidR="005B4CE0" w:rsidRPr="00361803">
        <w:t>could</w:t>
      </w:r>
      <w:r w:rsidRPr="00361803">
        <w:t xml:space="preserve"> increase or decrease the number of </w:t>
      </w:r>
      <w:r w:rsidR="0044116D" w:rsidRPr="00361803">
        <w:t>intrinsic</w:t>
      </w:r>
      <w:r w:rsidR="005421DF" w:rsidRPr="00361803">
        <w:t xml:space="preserve"> </w:t>
      </w:r>
      <w:r w:rsidRPr="00361803">
        <w:t xml:space="preserve">incompatibilities that </w:t>
      </w:r>
      <w:r w:rsidR="00C84E2E" w:rsidRPr="00361803">
        <w:t xml:space="preserve">evolve </w:t>
      </w:r>
      <w:r w:rsidRPr="00361803">
        <w:t xml:space="preserve">during adaptation. </w:t>
      </w:r>
      <w:r w:rsidR="006E21A7" w:rsidRPr="00361803">
        <w:t>S</w:t>
      </w:r>
      <w:r w:rsidR="00CA2488" w:rsidRPr="00361803">
        <w:t xml:space="preserve">tanding variation leads to </w:t>
      </w:r>
      <w:r w:rsidR="006B1C69">
        <w:t xml:space="preserve">genetic parallelism </w:t>
      </w:r>
      <w:r w:rsidR="006E21A7" w:rsidRPr="00361803">
        <w:t>under parallel selection and therefore should</w:t>
      </w:r>
      <w:r w:rsidR="0067700E" w:rsidRPr="00361803">
        <w:t xml:space="preserve"> generally </w:t>
      </w:r>
      <w:r w:rsidR="00CA2488" w:rsidRPr="00361803">
        <w:t xml:space="preserve">reduce the likelihood of </w:t>
      </w:r>
      <w:r w:rsidR="00C84E2E" w:rsidRPr="00361803">
        <w:t xml:space="preserve">intrinsic isolation evolving. </w:t>
      </w:r>
      <w:r w:rsidR="00157CCF" w:rsidRPr="00361803">
        <w:t xml:space="preserve">Under divergent selection, however, populations fix alternative alleles regardless of </w:t>
      </w:r>
      <w:r w:rsidR="00F31B35" w:rsidRPr="00361803">
        <w:t>the source of variation</w:t>
      </w:r>
      <w:r w:rsidR="00157CCF" w:rsidRPr="00361803">
        <w:t xml:space="preserve">. </w:t>
      </w:r>
      <w:r w:rsidR="00085D7F" w:rsidRPr="00361803">
        <w:t xml:space="preserve">If the accumulation of hybrid incompatibility loci is a function of the number of </w:t>
      </w:r>
      <w:r w:rsidR="00CB5468">
        <w:t xml:space="preserve">nucleotide </w:t>
      </w:r>
      <w:r w:rsidR="00085D7F" w:rsidRPr="00361803">
        <w:t xml:space="preserve">substitutions </w:t>
      </w:r>
      <w:r w:rsidR="005C69F5" w:rsidRPr="00361803">
        <w:t xml:space="preserve">that </w:t>
      </w:r>
      <w:r w:rsidR="00085D7F" w:rsidRPr="00361803">
        <w:t>separat</w:t>
      </w:r>
      <w:r w:rsidR="005C69F5" w:rsidRPr="00361803">
        <w:t>e</w:t>
      </w:r>
      <w:r w:rsidR="00085D7F" w:rsidRPr="00361803">
        <w:t xml:space="preserve"> parental taxa, </w:t>
      </w:r>
      <w:r w:rsidR="00D2156A" w:rsidRPr="00361803">
        <w:t xml:space="preserve">as in yeast </w:t>
      </w:r>
      <w:r w:rsidR="0025598B" w:rsidRPr="00361803">
        <w:fldChar w:fldCharType="begin" w:fldLock="1"/>
      </w:r>
      <w:r w:rsidR="00BA49AA">
        <w:instrText>ADDIN CSL_CITATION { "citationItems" : [ { "id" : "ITEM-1", "itemData" : { "DOI" : "10.1038/hdy.2008.73", "ISBN" : "0018-067X", "ISSN" : "0018067X", "PMID" : "18648383", "abstract" : "Although speciation is one of the most interesting processes in evolution, the underlying causes of reproductive isolation are only partially understood in a few species. This review summarizes the results of many experiments on the reproductive isolation between yeast species of the Saccharomyces sensu stricto group. Hybrids between these species form quite readily in the laboratory, but, if given a choice of species to mate with, some are able to avoid hybridization. F1 hybrids are viable but sterile: the gametes they produce are inviable. For one pair of species, hybrid sterility is probably caused by chromosomal rearrangements, but for all the other species, the major cause of hybrid sterility is antirecombination-the inability of diverged chromosomes to form crossovers during F1 hybrid meiosis. Surprisingly, incompatibility between the genes expressed from different species' genomes is not a major cause of F1 hybrid sterility, although it may contribute to reproductive isolation at other stages of the yeast life cycle.", "author" : [ { "dropping-particle" : "", "family" : "Greig", "given" : "D.", "non-dropping-particle" : "", "parse-names" : false, "suffix" : "" } ], "container-title" : "Heredity", "id" : "ITEM-1", "issue" : "1", "issued" : { "date-parts" : [ [ "2009" ] ] }, "page" : "39-44", "title" : "Reproductive isolation in Saccharomyces", "type" : "article", "volume" : "102" }, "uris" : [ "http://www.mendeley.com/documents/?uuid=9f00f887-226e-44f5-99ed-3722bff92d11", "http://www.mendeley.com/documents/?uuid=e9578c99-af5a-401b-b087-2f3f7703865d" ] } ], "mendeley" : { "formattedCitation" : "(Greig 2009)", "plainTextFormattedCitation" : "(Greig 2009)", "previouslyFormattedCitation" : "(Greig 2009)" }, "properties" : {  }, "schema" : "https://github.com/citation-style-language/schema/raw/master/csl-citation.json" }</w:instrText>
      </w:r>
      <w:r w:rsidR="0025598B" w:rsidRPr="00361803">
        <w:fldChar w:fldCharType="separate"/>
      </w:r>
      <w:r w:rsidR="0025598B" w:rsidRPr="00361803">
        <w:rPr>
          <w:noProof/>
        </w:rPr>
        <w:t>(Greig 2009)</w:t>
      </w:r>
      <w:r w:rsidR="0025598B" w:rsidRPr="00361803">
        <w:fldChar w:fldCharType="end"/>
      </w:r>
      <w:r w:rsidR="00D2156A" w:rsidRPr="00361803">
        <w:t xml:space="preserve">, </w:t>
      </w:r>
      <w:r w:rsidR="00085D7F" w:rsidRPr="00361803">
        <w:t xml:space="preserve">then </w:t>
      </w:r>
      <w:r w:rsidR="005E20DB" w:rsidRPr="00361803">
        <w:t>standing variation</w:t>
      </w:r>
      <w:r w:rsidR="00085D7F" w:rsidRPr="00361803">
        <w:t xml:space="preserve"> could reasonably be expected to </w:t>
      </w:r>
      <w:r w:rsidR="0025598B" w:rsidRPr="00361803">
        <w:t xml:space="preserve">increase the </w:t>
      </w:r>
      <w:r w:rsidR="00986C1B" w:rsidRPr="00361803">
        <w:t xml:space="preserve">rate at which </w:t>
      </w:r>
      <w:r w:rsidR="00AE37B3" w:rsidRPr="00361803">
        <w:t xml:space="preserve">divergent </w:t>
      </w:r>
      <w:r w:rsidR="00785EF1" w:rsidRPr="00361803">
        <w:t>a</w:t>
      </w:r>
      <w:r w:rsidR="00403A16" w:rsidRPr="00361803">
        <w:t>d</w:t>
      </w:r>
      <w:r w:rsidR="00785EF1" w:rsidRPr="00361803">
        <w:t>aptation</w:t>
      </w:r>
      <w:r w:rsidR="00AE37B3" w:rsidRPr="00361803">
        <w:t xml:space="preserve"> </w:t>
      </w:r>
      <w:r w:rsidR="007F3782" w:rsidRPr="00361803">
        <w:t>yields</w:t>
      </w:r>
      <w:r w:rsidR="00AE37B3" w:rsidRPr="00361803">
        <w:t xml:space="preserve"> </w:t>
      </w:r>
      <w:r w:rsidR="002B028D" w:rsidRPr="00361803">
        <w:t>hybrid incompatibility</w:t>
      </w:r>
      <w:r w:rsidR="00403A16" w:rsidRPr="00361803">
        <w:t>; this is</w:t>
      </w:r>
      <w:r w:rsidR="0025598B" w:rsidRPr="00361803">
        <w:t xml:space="preserve"> </w:t>
      </w:r>
      <w:r w:rsidR="005B4CE0" w:rsidRPr="00361803">
        <w:t>because it proceeds via a greater number of (smaller-effect) mutations than adaptation from new mutation.</w:t>
      </w:r>
      <w:r w:rsidR="003A4613" w:rsidRPr="00361803">
        <w:t xml:space="preserve"> </w:t>
      </w:r>
      <w:r w:rsidR="0003155C" w:rsidRPr="00361803">
        <w:t>Alternatively</w:t>
      </w:r>
      <w:r w:rsidR="00F974D3" w:rsidRPr="00361803">
        <w:t xml:space="preserve">, ‘intrinsic’ incompatibilities may be </w:t>
      </w:r>
      <w:r w:rsidR="007971C1" w:rsidRPr="00361803">
        <w:t xml:space="preserve">generally </w:t>
      </w:r>
      <w:r w:rsidR="00F974D3" w:rsidRPr="00361803">
        <w:t>less likely to evolve from standing variation simply because alleles in the standing variation have previously seg</w:t>
      </w:r>
      <w:r w:rsidR="0030474A" w:rsidRPr="00361803">
        <w:t xml:space="preserve">regated in the same population and </w:t>
      </w:r>
      <w:r w:rsidR="008C0E68" w:rsidRPr="00361803">
        <w:t xml:space="preserve">incompatibilities </w:t>
      </w:r>
      <w:r w:rsidR="00FB24CE">
        <w:t>could</w:t>
      </w:r>
      <w:r w:rsidR="008A1FCE" w:rsidRPr="00361803">
        <w:t xml:space="preserve"> have been removed by selection</w:t>
      </w:r>
      <w:r w:rsidR="00F974D3" w:rsidRPr="00361803">
        <w:t>.</w:t>
      </w:r>
      <w:r w:rsidR="00100A37" w:rsidRPr="00361803">
        <w:t xml:space="preserve"> </w:t>
      </w:r>
      <w:r w:rsidR="00C4791A" w:rsidRPr="00361803">
        <w:t xml:space="preserve">Adaptation from new mutation might also </w:t>
      </w:r>
      <w:del w:id="148" w:author="Microsoft Office User" w:date="2018-07-05T11:43:00Z">
        <w:r w:rsidR="00C4791A" w:rsidRPr="00361803" w:rsidDel="0080086F">
          <w:delText xml:space="preserve">involve </w:delText>
        </w:r>
      </w:del>
      <w:ins w:id="149" w:author="Microsoft Office User" w:date="2018-07-05T11:43:00Z">
        <w:r w:rsidR="0080086F">
          <w:t>contribute</w:t>
        </w:r>
        <w:r w:rsidR="0080086F" w:rsidRPr="00361803">
          <w:t xml:space="preserve"> </w:t>
        </w:r>
      </w:ins>
      <w:r w:rsidR="00C4791A" w:rsidRPr="00361803">
        <w:t xml:space="preserve">more serious incompatibilities </w:t>
      </w:r>
      <w:del w:id="150" w:author="Microsoft Office User" w:date="2018-07-05T11:43:00Z">
        <w:r w:rsidR="00C4791A" w:rsidRPr="00361803" w:rsidDel="0080086F">
          <w:delText xml:space="preserve">arising </w:delText>
        </w:r>
      </w:del>
      <w:r w:rsidR="00C4791A" w:rsidRPr="00361803">
        <w:t>because the average effect size of new mutations is larger than alleles in the standing variation.</w:t>
      </w:r>
      <w:r w:rsidR="00005C13" w:rsidRPr="00361803">
        <w:t xml:space="preserve"> </w:t>
      </w:r>
      <w:r w:rsidR="00B7258B" w:rsidRPr="00361803">
        <w:t xml:space="preserve">Because adaptation from standing variation reduces reliance on </w:t>
      </w:r>
      <w:r w:rsidR="00D3045D" w:rsidRPr="00361803">
        <w:t>new</w:t>
      </w:r>
      <w:r w:rsidR="00BE5B6B" w:rsidRPr="00361803">
        <w:t xml:space="preserve"> mutation</w:t>
      </w:r>
      <w:r w:rsidR="00B7258B" w:rsidRPr="00361803">
        <w:t xml:space="preserve">, it is probable that fewer </w:t>
      </w:r>
      <w:r w:rsidR="004F55AE" w:rsidRPr="00361803">
        <w:t xml:space="preserve">large-effect </w:t>
      </w:r>
      <w:r w:rsidR="005A7BD2" w:rsidRPr="00361803">
        <w:lastRenderedPageBreak/>
        <w:t>intrinsic</w:t>
      </w:r>
      <w:r w:rsidR="00B7258B" w:rsidRPr="00361803">
        <w:t xml:space="preserve"> incompatibilities will fix when populations adapt </w:t>
      </w:r>
      <w:r w:rsidR="005A2830" w:rsidRPr="00361803">
        <w:t>from</w:t>
      </w:r>
      <w:r w:rsidR="00B7258B" w:rsidRPr="00361803">
        <w:t xml:space="preserve"> standing variation</w:t>
      </w:r>
      <w:r w:rsidR="009A734A">
        <w:t xml:space="preserve">. </w:t>
      </w:r>
      <w:r w:rsidR="003A4613" w:rsidRPr="00361803">
        <w:t xml:space="preserve">Given the wide range of possible outcomes, it would be useful for future </w:t>
      </w:r>
      <w:r w:rsidR="00E726EE" w:rsidRPr="00361803">
        <w:t xml:space="preserve">empirical </w:t>
      </w:r>
      <w:r w:rsidR="003A4613" w:rsidRPr="00361803">
        <w:t>work to investigate the evolution of ‘intrinsic’ hybrid incompatibility from standing variation.</w:t>
      </w:r>
    </w:p>
    <w:p w14:paraId="5A04234A" w14:textId="77777777" w:rsidR="004D56C4" w:rsidRPr="00361803" w:rsidRDefault="004D56C4" w:rsidP="005B6774">
      <w:pPr>
        <w:pStyle w:val="Body"/>
        <w:spacing w:line="480" w:lineRule="auto"/>
      </w:pPr>
    </w:p>
    <w:p w14:paraId="78550DAD" w14:textId="77777777" w:rsidR="009A734A" w:rsidRDefault="001A6CAA" w:rsidP="005B6774">
      <w:pPr>
        <w:pStyle w:val="Body"/>
        <w:spacing w:line="480" w:lineRule="auto"/>
      </w:pPr>
      <w:r w:rsidRPr="00361803">
        <w:rPr>
          <w:i/>
        </w:rPr>
        <w:t>Implication for studies of parallel evolution</w:t>
      </w:r>
    </w:p>
    <w:p w14:paraId="78E8036E" w14:textId="4744D5A1" w:rsidR="001A6CAA" w:rsidRPr="00361803" w:rsidRDefault="001A6CAA" w:rsidP="005B6774">
      <w:pPr>
        <w:pStyle w:val="Body"/>
        <w:spacing w:line="480" w:lineRule="auto"/>
      </w:pPr>
      <w:r w:rsidRPr="00361803">
        <w:t xml:space="preserve">Our results highlight the importance of accurately quantifying environmental similarity </w:t>
      </w:r>
      <w:r w:rsidR="00697AD8" w:rsidRPr="00361803">
        <w:t xml:space="preserve">when investigating the extent of gene reuse during </w:t>
      </w:r>
      <w:r w:rsidRPr="00361803">
        <w:t xml:space="preserve">parallel </w:t>
      </w:r>
      <w:r w:rsidR="00697AD8" w:rsidRPr="00361803">
        <w:t>adaptation</w:t>
      </w:r>
      <w:r w:rsidRPr="00361803">
        <w:t xml:space="preserve">. </w:t>
      </w:r>
      <w:r w:rsidR="00697AD8" w:rsidRPr="00361803">
        <w:t xml:space="preserve">This is because seemingly small differences in habitat similarity (via </w:t>
      </w:r>
      <w:r w:rsidR="00697AD8" w:rsidRPr="00361803">
        <w:rPr>
          <w:rStyle w:val="PageNumber"/>
          <w:i/>
          <w:iCs/>
        </w:rPr>
        <w:t>ϴ</w:t>
      </w:r>
      <w:r w:rsidR="00697AD8" w:rsidRPr="00361803">
        <w:rPr>
          <w:rStyle w:val="PageNumber"/>
          <w:iCs/>
        </w:rPr>
        <w:t xml:space="preserve">) drastically reduce the quantity of alleles that are expected to be beneficial </w:t>
      </w:r>
      <w:r w:rsidR="00236F27" w:rsidRPr="00361803">
        <w:rPr>
          <w:rStyle w:val="PageNumber"/>
          <w:iCs/>
        </w:rPr>
        <w:t>in both populations</w:t>
      </w:r>
      <w:r w:rsidR="00697AD8" w:rsidRPr="00361803">
        <w:t>.</w:t>
      </w:r>
      <w:r w:rsidR="00632915" w:rsidRPr="00361803">
        <w:t xml:space="preserve"> </w:t>
      </w:r>
      <w:r w:rsidR="00236F27" w:rsidRPr="00361803">
        <w:t>I</w:t>
      </w:r>
      <w:r w:rsidR="00697AD8" w:rsidRPr="00361803">
        <w:t>f researchers</w:t>
      </w:r>
      <w:r w:rsidR="00236F27" w:rsidRPr="00361803">
        <w:t xml:space="preserve"> wrongly</w:t>
      </w:r>
      <w:r w:rsidR="00697AD8" w:rsidRPr="00361803">
        <w:t xml:space="preserve"> assume that environments are similar</w:t>
      </w:r>
      <w:r w:rsidR="00236F27" w:rsidRPr="00361803">
        <w:t xml:space="preserve"> or ev</w:t>
      </w:r>
      <w:r w:rsidR="00BE5B6B" w:rsidRPr="00361803">
        <w:t>en identical, they may be misle</w:t>
      </w:r>
      <w:r w:rsidR="00236F27" w:rsidRPr="00361803">
        <w:t xml:space="preserve">d into </w:t>
      </w:r>
      <w:r w:rsidR="001C22F4" w:rsidRPr="00361803">
        <w:t xml:space="preserve">attributing </w:t>
      </w:r>
      <w:r w:rsidR="00236F27" w:rsidRPr="00361803">
        <w:t>genetic non-parallelism</w:t>
      </w:r>
      <w:r w:rsidR="001C22F4" w:rsidRPr="00361803">
        <w:t xml:space="preserve"> to </w:t>
      </w:r>
      <w:r w:rsidR="00874BDB" w:rsidRPr="00361803">
        <w:t>particular</w:t>
      </w:r>
      <w:r w:rsidR="001C22F4" w:rsidRPr="00361803">
        <w:t xml:space="preserve"> biological </w:t>
      </w:r>
      <w:r w:rsidR="00450183" w:rsidRPr="00361803">
        <w:t>mechanisms</w:t>
      </w:r>
      <w:r w:rsidR="00874BDB" w:rsidRPr="00361803">
        <w:t xml:space="preserve"> when </w:t>
      </w:r>
      <w:r w:rsidR="00BE5B6B" w:rsidRPr="00361803">
        <w:t xml:space="preserve">a better explanation is that </w:t>
      </w:r>
      <w:r w:rsidR="00874BDB" w:rsidRPr="00361803">
        <w:t>the allele is</w:t>
      </w:r>
      <w:r w:rsidR="004D2F96">
        <w:t xml:space="preserve"> not</w:t>
      </w:r>
      <w:r w:rsidR="00874BDB" w:rsidRPr="00361803">
        <w:t xml:space="preserve"> </w:t>
      </w:r>
      <w:r w:rsidR="00BE5B6B" w:rsidRPr="00361803">
        <w:t>mutually beneficial</w:t>
      </w:r>
      <w:r w:rsidR="00236F27" w:rsidRPr="00361803">
        <w:t>.</w:t>
      </w:r>
      <w:r w:rsidR="001C22F4" w:rsidRPr="00361803">
        <w:t xml:space="preserve"> Theoretical predictions about the maximal extent of parallel evolution should </w:t>
      </w:r>
      <w:r w:rsidR="0058401A" w:rsidRPr="00361803">
        <w:t xml:space="preserve">therefore </w:t>
      </w:r>
      <w:r w:rsidR="001C22F4" w:rsidRPr="00361803">
        <w:t>be used to calibrate expectations of parallelism.</w:t>
      </w:r>
      <w:r w:rsidR="00236F27" w:rsidRPr="00361803">
        <w:t xml:space="preserve"> </w:t>
      </w:r>
    </w:p>
    <w:p w14:paraId="3C6B9218" w14:textId="77777777" w:rsidR="005F4F27" w:rsidRPr="00361803" w:rsidRDefault="005F4F27" w:rsidP="005B6774">
      <w:pPr>
        <w:pStyle w:val="Body"/>
        <w:spacing w:line="480" w:lineRule="auto"/>
      </w:pPr>
    </w:p>
    <w:p w14:paraId="650ABC96" w14:textId="77777777" w:rsidR="009A734A" w:rsidRDefault="00B33685" w:rsidP="005B6774">
      <w:pPr>
        <w:pStyle w:val="Body"/>
        <w:spacing w:line="480" w:lineRule="auto"/>
        <w:rPr>
          <w:rStyle w:val="PageNumber"/>
          <w:b/>
          <w:bCs/>
        </w:rPr>
      </w:pPr>
      <w:r w:rsidRPr="00361803">
        <w:rPr>
          <w:rStyle w:val="PageNumber"/>
          <w:bCs/>
          <w:i/>
        </w:rPr>
        <w:t>Conclusion</w:t>
      </w:r>
    </w:p>
    <w:p w14:paraId="2A48C380" w14:textId="20CB518D" w:rsidR="005F4F27" w:rsidRPr="00361803" w:rsidRDefault="00854412" w:rsidP="005B6774">
      <w:pPr>
        <w:pStyle w:val="Body"/>
        <w:spacing w:line="480" w:lineRule="auto"/>
        <w:rPr>
          <w:rStyle w:val="PageNumber"/>
        </w:rPr>
      </w:pPr>
      <w:r w:rsidRPr="00361803">
        <w:rPr>
          <w:rStyle w:val="PageNumber"/>
        </w:rPr>
        <w:t xml:space="preserve">Our analyses </w:t>
      </w:r>
      <w:r w:rsidR="005A2830" w:rsidRPr="00361803">
        <w:rPr>
          <w:rStyle w:val="PageNumber"/>
        </w:rPr>
        <w:t xml:space="preserve">confirm </w:t>
      </w:r>
      <w:r w:rsidR="009A734A">
        <w:rPr>
          <w:rStyle w:val="PageNumber"/>
        </w:rPr>
        <w:t>the</w:t>
      </w:r>
      <w:r w:rsidR="005A2830" w:rsidRPr="00361803">
        <w:rPr>
          <w:rStyle w:val="PageNumber"/>
        </w:rPr>
        <w:t xml:space="preserve"> intuition</w:t>
      </w:r>
      <w:r w:rsidRPr="00361803">
        <w:rPr>
          <w:rStyle w:val="PageNumber"/>
        </w:rPr>
        <w:t xml:space="preserve"> </w:t>
      </w:r>
      <w:r w:rsidR="00B33685" w:rsidRPr="00361803">
        <w:rPr>
          <w:rStyle w:val="PageNumber"/>
        </w:rPr>
        <w:t>that</w:t>
      </w:r>
      <w:r w:rsidR="00945911" w:rsidRPr="00361803">
        <w:rPr>
          <w:rStyle w:val="PageNumber"/>
        </w:rPr>
        <w:t xml:space="preserve"> allopatric</w:t>
      </w:r>
      <w:r w:rsidR="00B33685" w:rsidRPr="00361803">
        <w:rPr>
          <w:rStyle w:val="PageNumber"/>
        </w:rPr>
        <w:t xml:space="preserve"> </w:t>
      </w:r>
      <w:r w:rsidR="00A3504A" w:rsidRPr="00361803">
        <w:rPr>
          <w:rStyle w:val="PageNumber"/>
        </w:rPr>
        <w:t xml:space="preserve">populations adapting from a common pool of ancestral standing genetic variation </w:t>
      </w:r>
      <w:r w:rsidRPr="00361803">
        <w:rPr>
          <w:rStyle w:val="PageNumber"/>
        </w:rPr>
        <w:t>tend to undergo parallel genetic</w:t>
      </w:r>
      <w:r w:rsidR="008F3530" w:rsidRPr="00361803">
        <w:rPr>
          <w:rStyle w:val="PageNumber"/>
        </w:rPr>
        <w:t xml:space="preserve"> evolution </w:t>
      </w:r>
      <w:r w:rsidRPr="00361803">
        <w:rPr>
          <w:rStyle w:val="PageNumber"/>
        </w:rPr>
        <w:t>in response to parallel natural selection</w:t>
      </w:r>
      <w:r w:rsidR="009A734A">
        <w:rPr>
          <w:rStyle w:val="PageNumber"/>
        </w:rPr>
        <w:t xml:space="preserve">. </w:t>
      </w:r>
      <w:r w:rsidR="00E47167" w:rsidRPr="00361803">
        <w:rPr>
          <w:rStyle w:val="PageNumber"/>
        </w:rPr>
        <w:t>W</w:t>
      </w:r>
      <w:r w:rsidR="00CA6868" w:rsidRPr="00361803">
        <w:rPr>
          <w:rStyle w:val="PageNumber"/>
        </w:rPr>
        <w:t xml:space="preserve">e show that the </w:t>
      </w:r>
      <w:r w:rsidR="002265F9" w:rsidRPr="00361803">
        <w:rPr>
          <w:rStyle w:val="PageNumber"/>
        </w:rPr>
        <w:t>probability</w:t>
      </w:r>
      <w:r w:rsidR="00CA6868" w:rsidRPr="00361803">
        <w:rPr>
          <w:rStyle w:val="PageNumber"/>
        </w:rPr>
        <w:t xml:space="preserve"> of parallel genetic evolution </w:t>
      </w:r>
      <w:r w:rsidR="009A734A">
        <w:rPr>
          <w:rStyle w:val="PageNumber"/>
        </w:rPr>
        <w:t xml:space="preserve">rapidly decreases </w:t>
      </w:r>
      <w:r w:rsidR="00CA6868" w:rsidRPr="00361803">
        <w:rPr>
          <w:rStyle w:val="PageNumber"/>
        </w:rPr>
        <w:t>as selection tends from parallel toward divergent</w:t>
      </w:r>
      <w:r w:rsidR="00093709">
        <w:rPr>
          <w:rStyle w:val="PageNumber"/>
        </w:rPr>
        <w:t xml:space="preserve"> </w:t>
      </w:r>
      <w:r w:rsidR="00093709">
        <w:t>and that this reduction in genetic parallelism is expected to occur faster when more traits are involved in adaptation.</w:t>
      </w:r>
      <w:r w:rsidR="00C44D18" w:rsidRPr="00361803">
        <w:rPr>
          <w:rStyle w:val="PageNumber"/>
        </w:rPr>
        <w:t xml:space="preserve"> W</w:t>
      </w:r>
      <w:r w:rsidR="00D270BF" w:rsidRPr="00361803">
        <w:rPr>
          <w:rStyle w:val="PageNumber"/>
        </w:rPr>
        <w:t xml:space="preserve">e also </w:t>
      </w:r>
      <w:r w:rsidR="00610E59" w:rsidRPr="00361803">
        <w:rPr>
          <w:rStyle w:val="PageNumber"/>
        </w:rPr>
        <w:t>find</w:t>
      </w:r>
      <w:r w:rsidR="000F2A33" w:rsidRPr="00361803">
        <w:rPr>
          <w:rStyle w:val="PageNumber"/>
        </w:rPr>
        <w:t xml:space="preserve"> that standing genetic variation reduces the </w:t>
      </w:r>
      <w:r w:rsidR="003105AF" w:rsidRPr="00361803">
        <w:rPr>
          <w:rStyle w:val="PageNumber"/>
        </w:rPr>
        <w:t>phenotypic segregation variance in hybrids</w:t>
      </w:r>
      <w:r w:rsidR="00B2086F" w:rsidRPr="00361803">
        <w:rPr>
          <w:rStyle w:val="PageNumber"/>
        </w:rPr>
        <w:t xml:space="preserve"> regardless of the angle of divergence</w:t>
      </w:r>
      <w:r w:rsidR="003105AF" w:rsidRPr="00361803">
        <w:rPr>
          <w:rStyle w:val="PageNumber"/>
        </w:rPr>
        <w:t xml:space="preserve"> because it causes adaptation to proceed </w:t>
      </w:r>
      <w:r w:rsidR="00B2086F" w:rsidRPr="00361803">
        <w:rPr>
          <w:rStyle w:val="PageNumber"/>
        </w:rPr>
        <w:t>using</w:t>
      </w:r>
      <w:r w:rsidR="003105AF" w:rsidRPr="00361803">
        <w:rPr>
          <w:rStyle w:val="PageNumber"/>
        </w:rPr>
        <w:t xml:space="preserve"> more </w:t>
      </w:r>
      <w:r w:rsidR="00060B82" w:rsidRPr="00361803">
        <w:rPr>
          <w:rStyle w:val="PageNumber"/>
        </w:rPr>
        <w:lastRenderedPageBreak/>
        <w:t>alleles</w:t>
      </w:r>
      <w:r w:rsidR="003105AF" w:rsidRPr="00361803">
        <w:rPr>
          <w:rStyle w:val="PageNumber"/>
        </w:rPr>
        <w:t xml:space="preserve"> of individually smaller effect relative to </w:t>
      </w:r>
      <w:r w:rsidR="00B2086F" w:rsidRPr="00361803">
        <w:rPr>
          <w:rStyle w:val="PageNumber"/>
        </w:rPr>
        <w:t>adaptation from new mutation</w:t>
      </w:r>
      <w:r w:rsidR="003105AF" w:rsidRPr="00361803">
        <w:rPr>
          <w:rStyle w:val="PageNumber"/>
        </w:rPr>
        <w:t xml:space="preserve">. </w:t>
      </w:r>
      <w:r w:rsidR="00DC64EE">
        <w:t xml:space="preserve">This reduced segregation variance further improves mean hybrid fitness under parallel natural selection but reduces mean hybrid </w:t>
      </w:r>
      <w:r w:rsidR="00114FCE" w:rsidRPr="00361803">
        <w:rPr>
          <w:rStyle w:val="PageNumber"/>
        </w:rPr>
        <w:t xml:space="preserve">fitness under divergent selection. </w:t>
      </w:r>
      <w:r w:rsidR="005A2AB2">
        <w:rPr>
          <w:rStyle w:val="PageNumber"/>
        </w:rPr>
        <w:t>These findings support the conclusion that standing variation hinders progress to</w:t>
      </w:r>
      <w:r w:rsidR="00790291">
        <w:rPr>
          <w:rStyle w:val="PageNumber"/>
        </w:rPr>
        <w:t>ward</w:t>
      </w:r>
      <w:r w:rsidR="005A2AB2">
        <w:rPr>
          <w:rStyle w:val="PageNumber"/>
        </w:rPr>
        <w:t xml:space="preserve"> mutation-order speciation but facilitates progress</w:t>
      </w:r>
      <w:r w:rsidR="001C6994">
        <w:rPr>
          <w:rStyle w:val="PageNumber"/>
        </w:rPr>
        <w:t xml:space="preserve"> toward ecological speciation.</w:t>
      </w:r>
    </w:p>
    <w:p w14:paraId="1907AC36" w14:textId="37F6747E" w:rsidR="00047104" w:rsidRPr="00361803" w:rsidRDefault="00047104" w:rsidP="005B6774">
      <w:pPr>
        <w:pStyle w:val="Body"/>
        <w:spacing w:line="480" w:lineRule="auto"/>
        <w:rPr>
          <w:rStyle w:val="PageNumber"/>
        </w:rPr>
      </w:pPr>
    </w:p>
    <w:p w14:paraId="19669237" w14:textId="756ED3E6" w:rsidR="00047104" w:rsidRPr="00361803" w:rsidRDefault="00047104" w:rsidP="005B6774">
      <w:pPr>
        <w:pStyle w:val="Body"/>
        <w:spacing w:line="480" w:lineRule="auto"/>
      </w:pPr>
      <w:r w:rsidRPr="00361803">
        <w:rPr>
          <w:rStyle w:val="PageNumber"/>
          <w:b/>
          <w:bCs/>
        </w:rPr>
        <w:t>Acknowledgements</w:t>
      </w:r>
      <w:r w:rsidRPr="00361803">
        <w:rPr>
          <w:rStyle w:val="PageNumber"/>
          <w:b/>
          <w:bCs/>
        </w:rPr>
        <w:br/>
      </w:r>
      <w:r w:rsidRPr="00361803">
        <w:t xml:space="preserve">Discussions with S. Otto motivated and refined the approach used in this study. Feedback from S. Arnold, M. </w:t>
      </w:r>
      <w:proofErr w:type="spellStart"/>
      <w:r w:rsidRPr="00361803">
        <w:t>Chapuisat</w:t>
      </w:r>
      <w:proofErr w:type="spellEnd"/>
      <w:r w:rsidRPr="00361803">
        <w:t xml:space="preserve">, L. </w:t>
      </w:r>
      <w:proofErr w:type="spellStart"/>
      <w:r w:rsidRPr="00361803">
        <w:t>Chavarie</w:t>
      </w:r>
      <w:proofErr w:type="spellEnd"/>
      <w:r w:rsidRPr="00361803">
        <w:t xml:space="preserve">, R. </w:t>
      </w:r>
      <w:proofErr w:type="spellStart"/>
      <w:r w:rsidRPr="00361803">
        <w:t>Holzman</w:t>
      </w:r>
      <w:proofErr w:type="spellEnd"/>
      <w:r w:rsidRPr="00361803">
        <w:t xml:space="preserve">, A. MacPherson, S. Otto, L. </w:t>
      </w:r>
      <w:proofErr w:type="spellStart"/>
      <w:r w:rsidRPr="00361803">
        <w:t>Rieseberg</w:t>
      </w:r>
      <w:proofErr w:type="spellEnd"/>
      <w:r w:rsidRPr="00361803">
        <w:t>, J. Rolland</w:t>
      </w:r>
      <w:r w:rsidR="008A0F81">
        <w:t>, and R. Yamaguchi</w:t>
      </w:r>
      <w:r w:rsidRPr="00361803">
        <w:t xml:space="preserve"> improved the manuscript. K.A.T. was funded by The University of British Columbia, the Natural Sciences and Engineering Research Council of Canada (NSERC) and the </w:t>
      </w:r>
      <w:proofErr w:type="spellStart"/>
      <w:r w:rsidRPr="00361803">
        <w:t>Izaak</w:t>
      </w:r>
      <w:proofErr w:type="spellEnd"/>
      <w:r w:rsidRPr="00361803">
        <w:t xml:space="preserve"> Walton Killam Memorial Fund for Advanced Studies. M.M.O. was funded by The University of British Columbia. D.S. was funded by the Canada Foundation for Innovation, Genome BC, and NSERC</w:t>
      </w:r>
      <w:r w:rsidR="00010F56">
        <w:t>.</w:t>
      </w:r>
    </w:p>
    <w:p w14:paraId="0F0411DD" w14:textId="77777777" w:rsidR="00047104" w:rsidRPr="00361803" w:rsidRDefault="00047104" w:rsidP="005B6774">
      <w:pPr>
        <w:pStyle w:val="Body"/>
        <w:spacing w:line="480" w:lineRule="auto"/>
      </w:pPr>
    </w:p>
    <w:p w14:paraId="2A2E0282" w14:textId="1D640E01" w:rsidR="00047104" w:rsidRPr="00361803" w:rsidRDefault="00047104" w:rsidP="005B6774">
      <w:pPr>
        <w:pStyle w:val="Body"/>
        <w:spacing w:line="480" w:lineRule="auto"/>
      </w:pPr>
      <w:r w:rsidRPr="00361803">
        <w:rPr>
          <w:rStyle w:val="PageNumber"/>
          <w:b/>
          <w:bCs/>
        </w:rPr>
        <w:t>Author contributions</w:t>
      </w:r>
      <w:r w:rsidRPr="00361803">
        <w:rPr>
          <w:rStyle w:val="PageNumber"/>
          <w:b/>
          <w:bCs/>
        </w:rPr>
        <w:br/>
      </w:r>
      <w:r w:rsidRPr="00361803">
        <w:t xml:space="preserve">K.A.T. and D.S. developed the original ideas upon which the paper is based. K.A.T. wrote the first draft of the manuscript with input from M.M.O. and D.S., and all authors contributed to subsequent revisions. M.M.O. wrote the simulations and analytical </w:t>
      </w:r>
      <w:r w:rsidR="00147A28">
        <w:t>derivations</w:t>
      </w:r>
      <w:r w:rsidRPr="00361803">
        <w:t xml:space="preserve"> with input from </w:t>
      </w:r>
      <w:proofErr w:type="gramStart"/>
      <w:r w:rsidRPr="00361803">
        <w:t>K.A.T..</w:t>
      </w:r>
      <w:proofErr w:type="gramEnd"/>
      <w:r w:rsidRPr="00361803">
        <w:t xml:space="preserve"> K.A.T. performed, optimized, and analyzed the simulations, with input from M.M.O.</w:t>
      </w:r>
    </w:p>
    <w:p w14:paraId="42230A0C" w14:textId="77777777" w:rsidR="00047104" w:rsidRPr="00361803" w:rsidRDefault="00047104" w:rsidP="005B6774">
      <w:pPr>
        <w:pStyle w:val="Body"/>
        <w:spacing w:line="480" w:lineRule="auto"/>
      </w:pPr>
    </w:p>
    <w:p w14:paraId="5BBC378C" w14:textId="0205D2DB" w:rsidR="00047104" w:rsidRPr="00361803" w:rsidRDefault="00047104" w:rsidP="00AA5D3D">
      <w:pPr>
        <w:pStyle w:val="Body"/>
        <w:spacing w:line="480" w:lineRule="auto"/>
      </w:pPr>
      <w:r w:rsidRPr="00361803">
        <w:rPr>
          <w:rStyle w:val="PageNumber"/>
          <w:b/>
          <w:bCs/>
        </w:rPr>
        <w:lastRenderedPageBreak/>
        <w:t>Data accessibility</w:t>
      </w:r>
      <w:r w:rsidRPr="00361803">
        <w:rPr>
          <w:rStyle w:val="PageNumber"/>
          <w:b/>
          <w:bCs/>
        </w:rPr>
        <w:br/>
      </w:r>
      <w:r w:rsidRPr="00361803">
        <w:rPr>
          <w:rStyle w:val="PageNumber"/>
        </w:rPr>
        <w:t xml:space="preserve">Python </w:t>
      </w:r>
      <w:r w:rsidR="00274B77" w:rsidRPr="00361803">
        <w:rPr>
          <w:rStyle w:val="PageNumber"/>
        </w:rPr>
        <w:t>(version 3.6.1</w:t>
      </w:r>
      <w:r w:rsidRPr="00361803">
        <w:rPr>
          <w:rStyle w:val="PageNumber"/>
        </w:rPr>
        <w:t>) scripts</w:t>
      </w:r>
      <w:ins w:id="151" w:author="Microsoft Office User" w:date="2018-07-05T11:46:00Z">
        <w:r w:rsidR="00AA5D3D">
          <w:rPr>
            <w:rStyle w:val="PageNumber"/>
          </w:rPr>
          <w:t xml:space="preserve"> and </w:t>
        </w:r>
      </w:ins>
      <w:del w:id="152" w:author="Microsoft Office User" w:date="2018-07-05T11:46:00Z">
        <w:r w:rsidR="00944726" w:rsidRPr="00361803" w:rsidDel="00AA5D3D">
          <w:rPr>
            <w:rStyle w:val="PageNumber"/>
          </w:rPr>
          <w:delText>,</w:delText>
        </w:r>
        <w:r w:rsidRPr="00361803" w:rsidDel="00AA5D3D">
          <w:rPr>
            <w:rStyle w:val="PageNumber"/>
          </w:rPr>
          <w:delText xml:space="preserve"> </w:delText>
        </w:r>
      </w:del>
      <w:r w:rsidRPr="00361803">
        <w:rPr>
          <w:rStyle w:val="PageNumber"/>
        </w:rPr>
        <w:t>resulting data</w:t>
      </w:r>
      <w:r w:rsidR="00944726" w:rsidRPr="00361803">
        <w:rPr>
          <w:rStyle w:val="PageNumber"/>
        </w:rPr>
        <w:t xml:space="preserve">, </w:t>
      </w:r>
      <w:del w:id="153" w:author="Microsoft Office User" w:date="2018-07-05T11:46:00Z">
        <w:r w:rsidR="00FB3403" w:rsidDel="00AA5D3D">
          <w:rPr>
            <w:rStyle w:val="PageNumber"/>
          </w:rPr>
          <w:delText xml:space="preserve">and </w:delText>
        </w:r>
      </w:del>
      <w:r w:rsidR="00944726" w:rsidRPr="00361803">
        <w:rPr>
          <w:rStyle w:val="PageNumber"/>
        </w:rPr>
        <w:t>R</w:t>
      </w:r>
      <w:r w:rsidR="00401B2D" w:rsidRPr="00361803">
        <w:rPr>
          <w:rStyle w:val="PageNumber"/>
        </w:rPr>
        <w:t xml:space="preserve"> (v</w:t>
      </w:r>
      <w:r w:rsidR="00274B77" w:rsidRPr="00361803">
        <w:rPr>
          <w:rStyle w:val="PageNumber"/>
        </w:rPr>
        <w:t>ersion</w:t>
      </w:r>
      <w:r w:rsidR="00401B2D" w:rsidRPr="00361803">
        <w:rPr>
          <w:rStyle w:val="PageNumber"/>
        </w:rPr>
        <w:t xml:space="preserve"> 3.4.1)</w:t>
      </w:r>
      <w:r w:rsidR="00944726" w:rsidRPr="00361803">
        <w:rPr>
          <w:rStyle w:val="PageNumber"/>
        </w:rPr>
        <w:t xml:space="preserve"> scripts to process and plot the </w:t>
      </w:r>
      <w:r w:rsidR="00C26C1C">
        <w:rPr>
          <w:rStyle w:val="PageNumber"/>
        </w:rPr>
        <w:t xml:space="preserve">simulated </w:t>
      </w:r>
      <w:r w:rsidR="00944726" w:rsidRPr="00361803">
        <w:rPr>
          <w:rStyle w:val="PageNumber"/>
        </w:rPr>
        <w:t>data</w:t>
      </w:r>
      <w:ins w:id="154" w:author="Microsoft Office User" w:date="2018-07-05T11:46:00Z">
        <w:r w:rsidR="00AA5D3D">
          <w:rPr>
            <w:rStyle w:val="PageNumber"/>
          </w:rPr>
          <w:t>,</w:t>
        </w:r>
      </w:ins>
      <w:r w:rsidR="00EC2E9C">
        <w:rPr>
          <w:rStyle w:val="PageNumber"/>
        </w:rPr>
        <w:t xml:space="preserve"> and </w:t>
      </w:r>
      <w:ins w:id="155" w:author="Microsoft Office User" w:date="2018-07-05T11:46:00Z">
        <w:r w:rsidR="00AA5D3D">
          <w:rPr>
            <w:rStyle w:val="PageNumber"/>
          </w:rPr>
          <w:t>a Mathematica notebook (version 9</w:t>
        </w:r>
      </w:ins>
      <w:ins w:id="156" w:author="Microsoft Office User" w:date="2018-07-05T11:47:00Z">
        <w:r w:rsidR="006A2B28">
          <w:rPr>
            <w:rStyle w:val="PageNumber"/>
          </w:rPr>
          <w:t>; and PDF copy</w:t>
        </w:r>
      </w:ins>
      <w:ins w:id="157" w:author="Microsoft Office User" w:date="2018-07-05T11:46:00Z">
        <w:r w:rsidR="00AA5D3D">
          <w:rPr>
            <w:rStyle w:val="PageNumber"/>
          </w:rPr>
          <w:t xml:space="preserve">) to derive </w:t>
        </w:r>
      </w:ins>
      <w:r w:rsidR="00EC2E9C">
        <w:rPr>
          <w:rStyle w:val="PageNumber"/>
        </w:rPr>
        <w:t xml:space="preserve">analytical </w:t>
      </w:r>
      <w:del w:id="158" w:author="Microsoft Office User" w:date="2018-07-05T11:46:00Z">
        <w:r w:rsidR="00EC2E9C" w:rsidDel="00AA5D3D">
          <w:rPr>
            <w:rStyle w:val="PageNumber"/>
          </w:rPr>
          <w:delText>functions</w:delText>
        </w:r>
        <w:r w:rsidR="00401B2D" w:rsidRPr="00361803" w:rsidDel="00AA5D3D">
          <w:rPr>
            <w:rStyle w:val="PageNumber"/>
          </w:rPr>
          <w:delText xml:space="preserve"> </w:delText>
        </w:r>
      </w:del>
      <w:ins w:id="159" w:author="Microsoft Office User" w:date="2018-07-05T11:46:00Z">
        <w:r w:rsidR="00AA5D3D">
          <w:rPr>
            <w:rStyle w:val="PageNumber"/>
          </w:rPr>
          <w:t>results</w:t>
        </w:r>
        <w:r w:rsidR="00AA5D3D" w:rsidRPr="00361803">
          <w:rPr>
            <w:rStyle w:val="PageNumber"/>
          </w:rPr>
          <w:t xml:space="preserve"> </w:t>
        </w:r>
      </w:ins>
      <w:r w:rsidRPr="00361803">
        <w:rPr>
          <w:rStyle w:val="PageNumber"/>
        </w:rPr>
        <w:t xml:space="preserve">will be archived on Dryad. </w:t>
      </w:r>
      <w:r w:rsidR="007E415D" w:rsidRPr="00361803">
        <w:rPr>
          <w:rStyle w:val="PageNumber"/>
        </w:rPr>
        <w:t xml:space="preserve">For now, </w:t>
      </w:r>
      <w:del w:id="160" w:author="Microsoft Office User" w:date="2018-07-05T11:46:00Z">
        <w:r w:rsidR="007E415D" w:rsidRPr="00361803" w:rsidDel="00AA5D3D">
          <w:rPr>
            <w:rStyle w:val="PageNumber"/>
          </w:rPr>
          <w:delText xml:space="preserve">this </w:delText>
        </w:r>
      </w:del>
      <w:ins w:id="161" w:author="Microsoft Office User" w:date="2018-07-05T11:46:00Z">
        <w:r w:rsidR="00AA5D3D">
          <w:rPr>
            <w:rStyle w:val="PageNumber"/>
          </w:rPr>
          <w:t>these</w:t>
        </w:r>
        <w:r w:rsidR="00AA5D3D" w:rsidRPr="00361803">
          <w:rPr>
            <w:rStyle w:val="PageNumber"/>
          </w:rPr>
          <w:t xml:space="preserve"> </w:t>
        </w:r>
      </w:ins>
      <w:del w:id="162" w:author="Microsoft Office User" w:date="2018-07-05T11:46:00Z">
        <w:r w:rsidR="007E415D" w:rsidRPr="00361803" w:rsidDel="00AA5D3D">
          <w:rPr>
            <w:rStyle w:val="PageNumber"/>
          </w:rPr>
          <w:delText xml:space="preserve">is </w:delText>
        </w:r>
      </w:del>
      <w:ins w:id="163" w:author="Microsoft Office User" w:date="2018-07-05T11:46:00Z">
        <w:r w:rsidR="00AA5D3D">
          <w:rPr>
            <w:rStyle w:val="PageNumber"/>
          </w:rPr>
          <w:t>are</w:t>
        </w:r>
        <w:r w:rsidR="00AA5D3D" w:rsidRPr="00361803">
          <w:rPr>
            <w:rStyle w:val="PageNumber"/>
          </w:rPr>
          <w:t xml:space="preserve"> </w:t>
        </w:r>
      </w:ins>
      <w:r w:rsidRPr="00361803">
        <w:rPr>
          <w:rStyle w:val="PageNumber"/>
        </w:rPr>
        <w:t>hosted on GitHub (</w:t>
      </w:r>
      <w:hyperlink r:id="rId11" w:history="1">
        <w:r w:rsidRPr="00361803">
          <w:rPr>
            <w:rStyle w:val="Hyperlink"/>
          </w:rPr>
          <w:t>https://github.com/Ken-A-Thompson/SVS</w:t>
        </w:r>
      </w:hyperlink>
      <w:r w:rsidR="00401B2D" w:rsidRPr="00361803">
        <w:rPr>
          <w:rStyle w:val="PageNumber"/>
        </w:rPr>
        <w:t>).</w:t>
      </w:r>
      <w:r w:rsidRPr="00361803">
        <w:br w:type="page"/>
      </w:r>
    </w:p>
    <w:p w14:paraId="6325145D" w14:textId="77777777" w:rsidR="005A7198" w:rsidRPr="00361803" w:rsidRDefault="005A7198" w:rsidP="005B6774">
      <w:pPr>
        <w:widowControl w:val="0"/>
        <w:autoSpaceDE w:val="0"/>
        <w:autoSpaceDN w:val="0"/>
        <w:adjustRightInd w:val="0"/>
        <w:spacing w:line="480" w:lineRule="auto"/>
        <w:ind w:left="480" w:hanging="480"/>
        <w:outlineLvl w:val="0"/>
        <w:rPr>
          <w:rStyle w:val="PageNumber"/>
          <w:rFonts w:ascii="Calibri" w:hAnsi="Calibri" w:cs="Calibri"/>
          <w:b/>
          <w:bCs/>
          <w:lang w:val="en-CA"/>
        </w:rPr>
      </w:pPr>
      <w:r w:rsidRPr="00361803">
        <w:rPr>
          <w:rStyle w:val="PageNumber"/>
          <w:rFonts w:ascii="Calibri" w:hAnsi="Calibri" w:cs="Calibri"/>
          <w:b/>
          <w:bCs/>
          <w:lang w:val="en-CA"/>
        </w:rPr>
        <w:lastRenderedPageBreak/>
        <w:t>References</w:t>
      </w:r>
    </w:p>
    <w:p w14:paraId="2A9773C4" w14:textId="2E11CD46" w:rsidR="00BA49AA" w:rsidRPr="00BA49AA" w:rsidRDefault="005A7198" w:rsidP="00BA49AA">
      <w:pPr>
        <w:widowControl w:val="0"/>
        <w:autoSpaceDE w:val="0"/>
        <w:autoSpaceDN w:val="0"/>
        <w:adjustRightInd w:val="0"/>
        <w:spacing w:line="480" w:lineRule="auto"/>
        <w:rPr>
          <w:rFonts w:ascii="Calibri" w:eastAsia="Times New Roman" w:hAnsi="Calibri"/>
          <w:noProof/>
        </w:rPr>
      </w:pPr>
      <w:r w:rsidRPr="00361803">
        <w:rPr>
          <w:rFonts w:ascii="Calibri" w:hAnsi="Calibri" w:cs="Calibri"/>
          <w:lang w:val="en-CA"/>
        </w:rPr>
        <w:fldChar w:fldCharType="begin" w:fldLock="1"/>
      </w:r>
      <w:r w:rsidRPr="00361803">
        <w:rPr>
          <w:rFonts w:ascii="Calibri" w:hAnsi="Calibri" w:cs="Calibri"/>
          <w:lang w:val="en-CA"/>
        </w:rPr>
        <w:instrText xml:space="preserve">ADDIN Mendeley Bibliography CSL_BIBLIOGRAPHY </w:instrText>
      </w:r>
      <w:r w:rsidRPr="00361803">
        <w:rPr>
          <w:rFonts w:ascii="Calibri" w:hAnsi="Calibri" w:cs="Calibri"/>
          <w:lang w:val="en-CA"/>
        </w:rPr>
        <w:fldChar w:fldCharType="separate"/>
      </w:r>
      <w:r w:rsidR="00BA49AA" w:rsidRPr="00BA49AA">
        <w:rPr>
          <w:rFonts w:ascii="Calibri" w:eastAsia="Times New Roman" w:hAnsi="Calibri"/>
          <w:noProof/>
        </w:rPr>
        <w:t>Anderson, C. J. R., and L. Harmon. 2014. Ecological and Mutation-Order Speciation in Digital Organisms. Am. Nat. 183:257–268.</w:t>
      </w:r>
    </w:p>
    <w:p w14:paraId="0F40F388"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Arnegard, M. E., M. D. McGee, B. Matthews, K. B. Marchinko, G. L. Conte, S. Kabir, N. Bedford, S. Bergek, Y. F. Chan, F. C. Jones, D. M. Kingsley, C. L. Peichel, and D. Schluter. 2014. Genetics of ecological divergence during speciation. Nature 511:307–311.</w:t>
      </w:r>
    </w:p>
    <w:p w14:paraId="49CB6D4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Barrett, R. D. H., and D. Schluter. 2008. Adaptation from standing genetic variation. Trends Ecol. Evol. 23:38–44.</w:t>
      </w:r>
    </w:p>
    <w:p w14:paraId="1C2BA0C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Barton, N. H. 2001. The role of hybridization in evolution. Mol. Ecol. 10:551–568.</w:t>
      </w:r>
    </w:p>
    <w:p w14:paraId="50C381F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Bateson, W. 1909. Heredity and variation in modern lights. Pp. 85–101 </w:t>
      </w:r>
      <w:r w:rsidRPr="00BA49AA">
        <w:rPr>
          <w:rFonts w:ascii="Calibri" w:eastAsia="Times New Roman" w:hAnsi="Calibri"/>
          <w:i/>
          <w:iCs/>
          <w:noProof/>
        </w:rPr>
        <w:t>in</w:t>
      </w:r>
      <w:r w:rsidRPr="00BA49AA">
        <w:rPr>
          <w:rFonts w:ascii="Calibri" w:eastAsia="Times New Roman" w:hAnsi="Calibri"/>
          <w:noProof/>
        </w:rPr>
        <w:t xml:space="preserve"> A. C. Seward, ed. Darwin and Modern Science. Cambridge University Press, Cambridge.</w:t>
      </w:r>
    </w:p>
    <w:p w14:paraId="775D460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Bell, M. A., and S. A. Foster. 1994. The Evolutionary Biology of the threespine stickleback. Oxford University Press.</w:t>
      </w:r>
    </w:p>
    <w:p w14:paraId="50556DD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Bolnick, D. I., R. D. H. Barrett, K. B. Oke, D. J. Rennison, and Y. E. Stuart. 2018. (Non)Parallel Evolution. Annu. Rev. Ecol. Evol. Syst. In press.</w:t>
      </w:r>
    </w:p>
    <w:p w14:paraId="78629F9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Burke, J. M., and M. L. Arnold. 2001. Genetics and the fitness of hybrids. Annu. Rev. Genet. 35:31–52.</w:t>
      </w:r>
    </w:p>
    <w:p w14:paraId="7A91A50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Castle, W. E. 1921. AN IMPROVED METHOD OF ESTIMATING THE NUMBER OF GENETIC FACTORS CONCERNED IN CASES OF BLENDING INHERITANCE. Science 54:223.</w:t>
      </w:r>
    </w:p>
    <w:p w14:paraId="4074952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Chan, Y. F., M. E. Marks, F. C. Jones, G. Villarreal, M. D. Shapiro, S. D. Brady, A. M. Southwick, D. M. Absher, J. Grimwood, J. Schmutz, R. M. Myers, D. Petrov, B. Jónsson, D. Schluter, M. A. Bell, and D. M. Kingsley. 2010. Adaptive evolution of pelvic reduction in sticklebacks by recurrent </w:t>
      </w:r>
      <w:r w:rsidRPr="00BA49AA">
        <w:rPr>
          <w:rFonts w:ascii="Calibri" w:eastAsia="Times New Roman" w:hAnsi="Calibri"/>
          <w:noProof/>
        </w:rPr>
        <w:lastRenderedPageBreak/>
        <w:t xml:space="preserve">deletion of a </w:t>
      </w:r>
      <w:r w:rsidRPr="00BA49AA">
        <w:rPr>
          <w:rFonts w:ascii="Calibri" w:eastAsia="Times New Roman" w:hAnsi="Calibri"/>
          <w:i/>
          <w:iCs/>
          <w:noProof/>
        </w:rPr>
        <w:t>Pitx1</w:t>
      </w:r>
      <w:r w:rsidRPr="00BA49AA">
        <w:rPr>
          <w:rFonts w:ascii="Calibri" w:eastAsia="Times New Roman" w:hAnsi="Calibri"/>
          <w:noProof/>
        </w:rPr>
        <w:t xml:space="preserve"> enhancer. Science 327:302–305.</w:t>
      </w:r>
    </w:p>
    <w:p w14:paraId="538A8EA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Chevin, L. M., G. Decorzent, and T. Lenormand. 2014. Niche dimensionality and the genetics of ecological speciation. Evolution 68:1244–1256.</w:t>
      </w:r>
    </w:p>
    <w:p w14:paraId="05903B5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Chevin, L. M., G. Martin, and T. Lenormand. 2010. Fisher’s model and the genomics of adaptation: Restricted pleiotropy, heterogenous mutation, and parallel evolution. Evolution 64:3213–3231.</w:t>
      </w:r>
    </w:p>
    <w:p w14:paraId="0941772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Comeault, A. A., S. M. Flaxman, R. Riesch, E. Curran, V. Soria-Carrasco, Z. Gompert, T. E. Farkas, M. Muschick, T. L. Parchman, T. Schwander, J. Slate, and P. Nosil. 2015. Selection on a Genetic Polymorphism Counteracts Ecological Speciation in a Stick Insect. Curr. Biol. 25:1975–1981.</w:t>
      </w:r>
    </w:p>
    <w:p w14:paraId="2F8531B8"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Conte, G. L., M. E. Arnegard, J. Best, Y. F. Chan, F. C. Jones, D. M. Kingsley, D. Schluter, and C. L. Peichel. 2015. Extent of QTL reuse during repeated phenotypic divergence of sympatric threespine stickleback. Genetics 201:1189–1200.</w:t>
      </w:r>
    </w:p>
    <w:p w14:paraId="23D120C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Conte, G. L., M. E. Arnegard, C. L. Peichel, and D. Schluter. 2012. The probability of genetic parallelism and convergence in natural populations. Proc. R. Soc. B Biol. Sci. 279:5039–5047.</w:t>
      </w:r>
    </w:p>
    <w:p w14:paraId="28E46B2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Dobzhansky, T. 1937. Genetics and the origin of species. Columbia University Press, New York.</w:t>
      </w:r>
    </w:p>
    <w:p w14:paraId="5DF0B69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Drès, M., and J. Mallet. 2002. Host races in plant-feeding insects and their importance in sympatric speciation. Philos. Trans. R. Soc. B Biol. Sci. 357:471–492.</w:t>
      </w:r>
    </w:p>
    <w:p w14:paraId="769910B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Eyre-Walker, A., and P. D. Keightley. 2007. The distribution of fitness effects of new mutations.</w:t>
      </w:r>
    </w:p>
    <w:p w14:paraId="6922810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Fisher, R. F. 1930. The Genetical Theory of Natural Selection. Oxford University Press, Oxford, UK.</w:t>
      </w:r>
    </w:p>
    <w:p w14:paraId="6BBE1B27"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565C30">
        <w:rPr>
          <w:rFonts w:ascii="Calibri" w:eastAsia="Times New Roman" w:hAnsi="Calibri"/>
          <w:noProof/>
          <w:lang w:val="de-DE"/>
        </w:rPr>
        <w:t xml:space="preserve">Fraïsse, C., P. A. Gunnarsson, D. Roze, N. Bierne, and J. J. Welch. </w:t>
      </w:r>
      <w:r w:rsidRPr="00BA49AA">
        <w:rPr>
          <w:rFonts w:ascii="Calibri" w:eastAsia="Times New Roman" w:hAnsi="Calibri"/>
          <w:noProof/>
        </w:rPr>
        <w:t>2016. The genetics of speciation: Insights from Fisher’s geometric model. Evolution 70:1450–1464.</w:t>
      </w:r>
    </w:p>
    <w:p w14:paraId="772486E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Greig, D. 2009. Reproductive isolation in Saccharomyces.</w:t>
      </w:r>
    </w:p>
    <w:p w14:paraId="4F59115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Hatfield, T., and D. Schluter. 1999. Ecological speciation in sticklebacks: environment-dependent hybrid fitness. Evolution 53:866–873.</w:t>
      </w:r>
    </w:p>
    <w:p w14:paraId="26FABEA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Hermisson, J., and P. S. Pennings. 2005. Soft sweeps: Molecular population genetics of adaptation from standing genetic variation. Genetics 169:2335–2352.</w:t>
      </w:r>
    </w:p>
    <w:p w14:paraId="7C6FC44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Jones, F. C., M. G. Grabherr, Y. F. Chan, P. Russell, E. Mauceli, J. Johnson, R. Swofford, M. Pirun, M. C. Zody, S. White, E. Birney, S. Searle, J. Schmutz, J. Grimwood, M. C. Dickson, R. M. Myers, C. T. Miller, B. R. Summers, A. K. Knecht, S. D. Brady, H. Zhang, A. A. Pollen, T. Howes, C. Amemiya, Broad Institute Genome Sequencing Platform &amp; Whole Genome Assembly Team, E. S. Lander, F. Di Palma, K. Lindblad-Toh, and D. M. Kingsley. 2012. The genomic basis of adaptive evolution in threespine sticklebacks. Nature 484:55–61.</w:t>
      </w:r>
    </w:p>
    <w:p w14:paraId="66CAEFC7"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Kimura, M. 1965. A stochastic model concerning the maintenance of genetic variability in quantitative characters. Proc. Natl. Acad. Sci. U. S. A. 54:731–736.</w:t>
      </w:r>
    </w:p>
    <w:p w14:paraId="125D807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Kimura, M. 1969. The number of heterozygous nucleotide sites maintained in a finite population due to steady flux of mutations. Genetics 61:893–903.</w:t>
      </w:r>
    </w:p>
    <w:p w14:paraId="2816CAB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Langerhans, R. B., and R. Riesch. 2013. Speciation by selection: A framework for understanding ecology’s role in speciation. Curr. Zool. 59:31–52.</w:t>
      </w:r>
    </w:p>
    <w:p w14:paraId="0D6AEA9B"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Li, S. 2011. Concise Formulas for the Area and Volume of a Hyperspherical Cap. Asian J. Math. Stat. 4:66–70.</w:t>
      </w:r>
    </w:p>
    <w:p w14:paraId="59B6EAE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MacLean, R. C., G. G. Perron, and A. Gardner. 2010. Diminishing returns from beneficial mutations and pervasive epistasis shape the fitness landscape for rifampicin resistance in </w:t>
      </w:r>
      <w:r w:rsidRPr="00BA49AA">
        <w:rPr>
          <w:rFonts w:ascii="Calibri" w:eastAsia="Times New Roman" w:hAnsi="Calibri"/>
          <w:i/>
          <w:iCs/>
          <w:noProof/>
        </w:rPr>
        <w:t>Pseudomonas aeruginosa</w:t>
      </w:r>
      <w:r w:rsidRPr="00BA49AA">
        <w:rPr>
          <w:rFonts w:ascii="Calibri" w:eastAsia="Times New Roman" w:hAnsi="Calibri"/>
          <w:noProof/>
        </w:rPr>
        <w:t>. Genetics 186:1345–1354.</w:t>
      </w:r>
    </w:p>
    <w:p w14:paraId="595EEC1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MacPherson, A., and S. L. Nuismer. 2017. The probability of parallel genetic evolution from standing genetic variation. J. Evol. Biol. 30:326–337.</w:t>
      </w:r>
    </w:p>
    <w:p w14:paraId="299453C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Mani, G. S., and B. C. Clarke. 1990. Mutational Order: A Major Stochastic Process in Evolution. Proc. R. Soc. B Biol. Sci. 240:29–37.</w:t>
      </w:r>
    </w:p>
    <w:p w14:paraId="3A5F955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Martin, G., and T. Lenormand. 2006. The fitness effect of mutations across environments: a survey in light of fitness landscape models. Evolution 60:2413–2427.</w:t>
      </w:r>
    </w:p>
    <w:p w14:paraId="7FF141C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Martin, G., and T. Lenormand. 2015. The fitness effect of mutations across environments: Fisher’s geometrical model with multiple optima. Evolution 69:1433–1447.</w:t>
      </w:r>
    </w:p>
    <w:p w14:paraId="6576912B"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Matute, D. R., I. A. Butler, D. A. Turissini, and J. A. Coyne. 2010. A Test of the Snowball Theory for the Rate of Evolution of Hybrid Incompatibilities. Source Sci. New Ser. 329:1518–1521.</w:t>
      </w:r>
    </w:p>
    <w:p w14:paraId="10ABF8E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Moyle, L. C., and T. Nakazato. 2010. Hybrid incompatibility “snowballs” between Solanum species. Science 329:1521–1523.</w:t>
      </w:r>
    </w:p>
    <w:p w14:paraId="3078D7C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Muller, H. J. 1942. Isolating mechanisms, evolution and temperature.</w:t>
      </w:r>
    </w:p>
    <w:p w14:paraId="26FA3AD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Nelson, T. C., and W. A. Cresko. 2018. Ancient genomic variation underlies repeated ecological adaptation in young stickleback populations. Evol. Lett. In press.</w:t>
      </w:r>
    </w:p>
    <w:p w14:paraId="68B1271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Nosil, P., and S. M. Flaxman. 2011. Conditions for mutation-order speciation. Proc. R. Soc. B Biol. Sci. 278:399–407.</w:t>
      </w:r>
    </w:p>
    <w:p w14:paraId="6F36AD3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Ono, J., A. C. Gerstein, and S. P. Otto. 2017. Widespread Genetic Incompatibilities between First-Step Mutations during Parallel Adaptation of Saccharomyces cerevisiae to a Common Environment. PLOS Biol. 15.</w:t>
      </w:r>
    </w:p>
    <w:p w14:paraId="1FA133B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2000. Adaptation and the cost of complexity. Evolution 54:13–20.</w:t>
      </w:r>
    </w:p>
    <w:p w14:paraId="0648ACB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Orr, H. A. 1998. The Population Genetics of Adaptation: The Distribution of Factors Fixed during </w:t>
      </w:r>
      <w:r w:rsidRPr="00BA49AA">
        <w:rPr>
          <w:rFonts w:ascii="Calibri" w:eastAsia="Times New Roman" w:hAnsi="Calibri"/>
          <w:noProof/>
        </w:rPr>
        <w:lastRenderedPageBreak/>
        <w:t>Adaptive Evolution. Evolution 52:935.</w:t>
      </w:r>
    </w:p>
    <w:p w14:paraId="2D1606A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1995. The population genetics of speciation: The evolution of hybrid incompatibilities. Genetics 139:1805–1813.</w:t>
      </w:r>
    </w:p>
    <w:p w14:paraId="4108F96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and A. J. Betancourt. 2001. Haldane’s sieve and adaptation from the standing genetic variation. Genetics 157:875–884.</w:t>
      </w:r>
    </w:p>
    <w:p w14:paraId="1055812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Pettengill, J. B., and D. A. Moeller. 2012. Phylogeography of speciation: Allopatric divergence and secondary contact between outcrossing and selfing </w:t>
      </w:r>
      <w:r w:rsidRPr="00BA49AA">
        <w:rPr>
          <w:rFonts w:ascii="Calibri" w:eastAsia="Times New Roman" w:hAnsi="Calibri"/>
          <w:i/>
          <w:iCs/>
          <w:noProof/>
        </w:rPr>
        <w:t>Clarkia</w:t>
      </w:r>
      <w:r w:rsidRPr="00BA49AA">
        <w:rPr>
          <w:rFonts w:ascii="Calibri" w:eastAsia="Times New Roman" w:hAnsi="Calibri"/>
          <w:noProof/>
        </w:rPr>
        <w:t>. Mol. Ecol. 21:4578–4592.</w:t>
      </w:r>
    </w:p>
    <w:p w14:paraId="3B484B4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Rieseberg, L. H., M. a Archer, and R. K. Wayne. 1999. Transgressive segregation, adaptation and speciation. Heredity 83 ( Pt 4):363–372.</w:t>
      </w:r>
    </w:p>
    <w:p w14:paraId="5F7C864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Rogers, S. M., P. Tamkee, B. Summers, S. Balabahadra, M. Marks, D. M. Kingsley, and D. Schluter. 2012. Genetic signature of adaptive peak shift in threespine stickleback. Evolution 66:2439–2450.</w:t>
      </w:r>
    </w:p>
    <w:p w14:paraId="4739624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1996. Ecological speciation in postglacial fishes. Philos. Trans. R. Soc. B Biol. Sci. 351:807–814.</w:t>
      </w:r>
    </w:p>
    <w:p w14:paraId="7F7C5F5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2009. Evidence for ecological speciation and its alternative. Science 323:737–741.</w:t>
      </w:r>
    </w:p>
    <w:p w14:paraId="616257C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and G. L. Conte. 2009. Genetics and ecological speciation. Proc. Natl. Acad. Sci. USA 106.Sup1:9955–62.</w:t>
      </w:r>
    </w:p>
    <w:p w14:paraId="14CD8E8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Schumer, M., R. Cui, D. L. Powell, R. Dresner, G. G. Rosenthal, and P. Andolfatto. 2014. High-resolution mapping reveals hundreds of genetic incompatibilities in hybridizing fish species. Elife 3:e02535.</w:t>
      </w:r>
    </w:p>
    <w:p w14:paraId="2CE0F3A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Simon, A., N. Bierne, and J. J. Welch. 2018. Coadapted genomes and selection on hybrids: Fisher ’ s geometric model explains a variety of empirical patterns. bioRxiv.</w:t>
      </w:r>
    </w:p>
    <w:p w14:paraId="4CF14DF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Slatkin, M., and R. Lande. 1994. Segregation variance after hybridization of isolated populations. Genet. Res. 64:51–56.</w:t>
      </w:r>
    </w:p>
    <w:p w14:paraId="60493BA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Stearns, F. W., and C. B. Fenster. 2016. Fisher’s geometric model predicts the effects of random mutations when tested in the wild. Evolution 70:495–501.</w:t>
      </w:r>
    </w:p>
    <w:p w14:paraId="7482223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Stuart, Y. E., T. Veen, J. N. Weber, D. Hanson, M. Ravinet, B. K. Lohman, C. J. Thompson, T. Tasneem, A. Doggett, R. Izen, N. Ahmed, R. D. H. Barrett, A. P. Hendry, C. L. Peichel, and D. I. Bolnick. 2017. Contrasting effects of environment and genetics generate a continuum of parallel evolution. Nat. Ecol. Evol. 1:158.</w:t>
      </w:r>
    </w:p>
    <w:p w14:paraId="3F68CE0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Tenaillon, O. 2014. The Utility of Fisher’s Geometric Model in Evolutionary Genetics. Annu. Rev. Ecol. Evol. Syst. 45:179–201.</w:t>
      </w:r>
    </w:p>
    <w:p w14:paraId="32B41E2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Wang, R. J., M. A. White, and B. A. Payseur. 2015. The Pace of hybrid incompatibility evolution in house mice. Genetics 201:229–242.</w:t>
      </w:r>
    </w:p>
    <w:p w14:paraId="42F4DE6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Weir, J. T., and D. Schluter. 2004. Ice sheets promote speciation in boreal birds. Proc. R. Soc. B Biol. Sci. 271:1881–1887.</w:t>
      </w:r>
    </w:p>
    <w:p w14:paraId="470536BD" w14:textId="77777777" w:rsidR="00BA49AA" w:rsidRPr="00BA49AA" w:rsidRDefault="00BA49AA" w:rsidP="00BA49AA">
      <w:pPr>
        <w:widowControl w:val="0"/>
        <w:autoSpaceDE w:val="0"/>
        <w:autoSpaceDN w:val="0"/>
        <w:adjustRightInd w:val="0"/>
        <w:spacing w:line="480" w:lineRule="auto"/>
        <w:rPr>
          <w:rFonts w:ascii="Calibri" w:hAnsi="Calibri"/>
          <w:noProof/>
        </w:rPr>
      </w:pPr>
      <w:r w:rsidRPr="00BA49AA">
        <w:rPr>
          <w:rFonts w:ascii="Calibri" w:eastAsia="Times New Roman" w:hAnsi="Calibri"/>
          <w:noProof/>
        </w:rPr>
        <w:t>Wright, S. 1968. Evolution and the Genetics of Populations Vol. 1. Genetic and Biometric Foundations. University of Chicago Press, Chicago, IL.</w:t>
      </w:r>
    </w:p>
    <w:p w14:paraId="216D38BF" w14:textId="68466524" w:rsidR="005A7198" w:rsidRPr="00361803" w:rsidRDefault="005A7198" w:rsidP="00BA49AA">
      <w:pPr>
        <w:widowControl w:val="0"/>
        <w:autoSpaceDE w:val="0"/>
        <w:autoSpaceDN w:val="0"/>
        <w:adjustRightInd w:val="0"/>
        <w:spacing w:line="480" w:lineRule="auto"/>
        <w:rPr>
          <w:rFonts w:ascii="Calibri" w:hAnsi="Calibri" w:cs="Calibri"/>
          <w:lang w:val="en-CA"/>
        </w:rPr>
      </w:pPr>
      <w:r w:rsidRPr="00361803">
        <w:rPr>
          <w:rFonts w:ascii="Calibri" w:hAnsi="Calibri" w:cs="Calibri"/>
          <w:lang w:val="en-CA"/>
        </w:rPr>
        <w:fldChar w:fldCharType="end"/>
      </w:r>
      <w:r w:rsidRPr="00361803">
        <w:rPr>
          <w:rStyle w:val="PageNumber"/>
          <w:rFonts w:ascii="Calibri" w:hAnsi="Calibri" w:cs="Calibri"/>
          <w:lang w:val="en-CA"/>
        </w:rPr>
        <w:br w:type="page"/>
      </w:r>
    </w:p>
    <w:p w14:paraId="3EFA7675" w14:textId="00EBEFA7" w:rsidR="005F4F27" w:rsidRPr="00361803" w:rsidRDefault="003815E5" w:rsidP="005B6774">
      <w:pPr>
        <w:pStyle w:val="Body"/>
        <w:widowControl w:val="0"/>
        <w:spacing w:line="480" w:lineRule="auto"/>
        <w:ind w:left="480" w:hanging="480"/>
        <w:rPr>
          <w:rStyle w:val="PageNumber"/>
        </w:rPr>
      </w:pPr>
      <w:r w:rsidRPr="00361803">
        <w:rPr>
          <w:rStyle w:val="PageNumber"/>
          <w:b/>
          <w:bCs/>
        </w:rPr>
        <w:lastRenderedPageBreak/>
        <w:t>Table 1.</w:t>
      </w:r>
      <w:r w:rsidRPr="00361803">
        <w:rPr>
          <w:rStyle w:val="PageNumber"/>
        </w:rPr>
        <w:t xml:space="preserve"> Description of parameters</w:t>
      </w:r>
      <w:r w:rsidR="000F7811" w:rsidRPr="00361803">
        <w:rPr>
          <w:rStyle w:val="PageNumber"/>
        </w:rPr>
        <w:t xml:space="preserve"> in adapting populations</w:t>
      </w:r>
      <w:r w:rsidRPr="00361803">
        <w:rPr>
          <w:rStyle w:val="PageNumber"/>
        </w:rPr>
        <w:t>.</w:t>
      </w:r>
    </w:p>
    <w:tbl>
      <w:tblPr>
        <w:tblW w:w="9608" w:type="dxa"/>
        <w:tblInd w:w="11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719"/>
        <w:gridCol w:w="2889"/>
      </w:tblGrid>
      <w:tr w:rsidR="005F4F27" w:rsidRPr="00361803" w14:paraId="73D78D81" w14:textId="77777777" w:rsidTr="009707CE">
        <w:trPr>
          <w:trHeight w:val="136"/>
        </w:trPr>
        <w:tc>
          <w:tcPr>
            <w:tcW w:w="67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99F3195" w14:textId="77777777" w:rsidR="005F4F27" w:rsidRPr="00361803" w:rsidRDefault="003815E5" w:rsidP="005B6774">
            <w:pPr>
              <w:pStyle w:val="Body"/>
              <w:widowControl w:val="0"/>
              <w:spacing w:line="480" w:lineRule="auto"/>
            </w:pPr>
            <w:r w:rsidRPr="00361803">
              <w:rPr>
                <w:rStyle w:val="PageNumber"/>
              </w:rPr>
              <w:t>Parameter</w:t>
            </w:r>
          </w:p>
        </w:tc>
        <w:tc>
          <w:tcPr>
            <w:tcW w:w="288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DFB1E" w14:textId="77777777" w:rsidR="005F4F27" w:rsidRPr="00361803" w:rsidRDefault="003815E5" w:rsidP="005B6774">
            <w:pPr>
              <w:pStyle w:val="Body"/>
              <w:widowControl w:val="0"/>
              <w:spacing w:line="480" w:lineRule="auto"/>
            </w:pPr>
            <w:r w:rsidRPr="00361803">
              <w:rPr>
                <w:rStyle w:val="PageNumber"/>
              </w:rPr>
              <w:t>Value</w:t>
            </w:r>
          </w:p>
        </w:tc>
      </w:tr>
      <w:tr w:rsidR="005F4F27" w:rsidRPr="00361803" w14:paraId="362C89C7" w14:textId="77777777" w:rsidTr="009707CE">
        <w:trPr>
          <w:trHeight w:val="270"/>
        </w:trPr>
        <w:tc>
          <w:tcPr>
            <w:tcW w:w="6719" w:type="dxa"/>
            <w:tcBorders>
              <w:top w:val="single" w:sz="4" w:space="0" w:color="000000"/>
              <w:left w:val="nil"/>
              <w:bottom w:val="nil"/>
              <w:right w:val="nil"/>
            </w:tcBorders>
            <w:shd w:val="clear" w:color="auto" w:fill="auto"/>
            <w:tcMar>
              <w:top w:w="80" w:type="dxa"/>
              <w:left w:w="80" w:type="dxa"/>
              <w:bottom w:w="80" w:type="dxa"/>
              <w:right w:w="80" w:type="dxa"/>
            </w:tcMar>
          </w:tcPr>
          <w:p w14:paraId="2F5C8560" w14:textId="07B89BFF" w:rsidR="005F4F27" w:rsidRPr="00361803" w:rsidRDefault="003815E5" w:rsidP="005B6774">
            <w:pPr>
              <w:pStyle w:val="Body"/>
              <w:widowControl w:val="0"/>
              <w:spacing w:line="480" w:lineRule="auto"/>
            </w:pPr>
            <w:r w:rsidRPr="00361803">
              <w:rPr>
                <w:rStyle w:val="PageNumber"/>
                <w:i/>
                <w:iCs/>
              </w:rPr>
              <w:t>B</w:t>
            </w:r>
            <w:r w:rsidRPr="00361803">
              <w:rPr>
                <w:rStyle w:val="PageNumber"/>
              </w:rPr>
              <w:t>, number of offspring produced by each mating</w:t>
            </w:r>
            <w:r w:rsidR="004C44A1" w:rsidRPr="00361803">
              <w:rPr>
                <w:rStyle w:val="PageNumber"/>
              </w:rPr>
              <w:t xml:space="preserve"> (# individuals)</w:t>
            </w:r>
          </w:p>
        </w:tc>
        <w:tc>
          <w:tcPr>
            <w:tcW w:w="2889" w:type="dxa"/>
            <w:tcBorders>
              <w:top w:val="single" w:sz="4" w:space="0" w:color="000000"/>
              <w:left w:val="nil"/>
              <w:bottom w:val="nil"/>
              <w:right w:val="nil"/>
            </w:tcBorders>
            <w:shd w:val="clear" w:color="auto" w:fill="auto"/>
            <w:tcMar>
              <w:top w:w="80" w:type="dxa"/>
              <w:left w:w="80" w:type="dxa"/>
              <w:bottom w:w="80" w:type="dxa"/>
              <w:right w:w="80" w:type="dxa"/>
            </w:tcMar>
          </w:tcPr>
          <w:p w14:paraId="0B7582EE" w14:textId="07D0057D" w:rsidR="005F4F27" w:rsidRPr="00361803" w:rsidRDefault="003815E5" w:rsidP="005B6774">
            <w:pPr>
              <w:pStyle w:val="Body"/>
              <w:widowControl w:val="0"/>
              <w:spacing w:line="480" w:lineRule="auto"/>
            </w:pPr>
            <w:r w:rsidRPr="00361803">
              <w:rPr>
                <w:rStyle w:val="PageNumber"/>
              </w:rPr>
              <w:t>2</w:t>
            </w:r>
          </w:p>
        </w:tc>
      </w:tr>
      <w:tr w:rsidR="00960492" w:rsidRPr="00361803" w14:paraId="1ABAA540" w14:textId="77777777" w:rsidTr="00290CA3">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4DDE072C" w14:textId="77777777" w:rsidR="00960492" w:rsidRPr="00361803" w:rsidRDefault="00960492" w:rsidP="005B6774">
            <w:pPr>
              <w:pStyle w:val="Body"/>
              <w:widowControl w:val="0"/>
              <w:spacing w:line="480" w:lineRule="auto"/>
            </w:pPr>
            <w:r w:rsidRPr="00361803">
              <w:rPr>
                <w:rStyle w:val="PageNumber"/>
                <w:i/>
                <w:iCs/>
              </w:rPr>
              <w:t>d</w:t>
            </w:r>
            <w:r w:rsidRPr="00361803">
              <w:rPr>
                <w:rStyle w:val="PageNumber"/>
              </w:rPr>
              <w:t xml:space="preserve">, distance to the optimum </w:t>
            </w:r>
          </w:p>
        </w:tc>
        <w:tc>
          <w:tcPr>
            <w:tcW w:w="2889" w:type="dxa"/>
            <w:tcBorders>
              <w:top w:val="nil"/>
              <w:left w:val="nil"/>
              <w:bottom w:val="nil"/>
              <w:right w:val="nil"/>
            </w:tcBorders>
            <w:shd w:val="clear" w:color="auto" w:fill="auto"/>
            <w:tcMar>
              <w:top w:w="80" w:type="dxa"/>
              <w:left w:w="80" w:type="dxa"/>
              <w:bottom w:w="80" w:type="dxa"/>
              <w:right w:w="80" w:type="dxa"/>
            </w:tcMar>
          </w:tcPr>
          <w:p w14:paraId="59C5F7A7" w14:textId="2F09F98D" w:rsidR="00960492" w:rsidRPr="00361803" w:rsidRDefault="00960492" w:rsidP="005B6774">
            <w:pPr>
              <w:pStyle w:val="Body"/>
              <w:widowControl w:val="0"/>
              <w:numPr>
                <w:ilvl w:val="1"/>
                <w:numId w:val="5"/>
              </w:numPr>
              <w:spacing w:line="480" w:lineRule="auto"/>
            </w:pPr>
            <w:r w:rsidRPr="00361803">
              <w:rPr>
                <w:rStyle w:val="PageNumber"/>
              </w:rPr>
              <w:t xml:space="preserve">≤ </w:t>
            </w:r>
            <w:r w:rsidRPr="00361803">
              <w:rPr>
                <w:rStyle w:val="PageNumber"/>
                <w:i/>
              </w:rPr>
              <w:t>d</w:t>
            </w:r>
            <w:r w:rsidRPr="00361803">
              <w:rPr>
                <w:rStyle w:val="PageNumber"/>
              </w:rPr>
              <w:t xml:space="preserve"> ≤ 1</w:t>
            </w:r>
          </w:p>
        </w:tc>
      </w:tr>
      <w:tr w:rsidR="005F4F27" w:rsidRPr="00361803" w14:paraId="47387CF7"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65AE5C4D" w14:textId="77777777" w:rsidR="005F4F27" w:rsidRPr="00361803" w:rsidRDefault="003815E5" w:rsidP="005B6774">
            <w:pPr>
              <w:pStyle w:val="Body"/>
              <w:widowControl w:val="0"/>
              <w:spacing w:line="480" w:lineRule="auto"/>
            </w:pPr>
            <w:r w:rsidRPr="00361803">
              <w:rPr>
                <w:rStyle w:val="PageNumber"/>
                <w:i/>
                <w:iCs/>
              </w:rPr>
              <w:t>K</w:t>
            </w:r>
            <w:r w:rsidRPr="00361803">
              <w:rPr>
                <w:rStyle w:val="PageNumber"/>
              </w:rPr>
              <w:t>, carrying capacity (# individuals)</w:t>
            </w:r>
          </w:p>
        </w:tc>
        <w:tc>
          <w:tcPr>
            <w:tcW w:w="2889" w:type="dxa"/>
            <w:tcBorders>
              <w:top w:val="nil"/>
              <w:left w:val="nil"/>
              <w:bottom w:val="nil"/>
              <w:right w:val="nil"/>
            </w:tcBorders>
            <w:shd w:val="clear" w:color="auto" w:fill="auto"/>
            <w:tcMar>
              <w:top w:w="80" w:type="dxa"/>
              <w:left w:w="80" w:type="dxa"/>
              <w:bottom w:w="80" w:type="dxa"/>
              <w:right w:w="80" w:type="dxa"/>
            </w:tcMar>
          </w:tcPr>
          <w:p w14:paraId="6D17DAF9" w14:textId="696F3BAE" w:rsidR="005F4F27" w:rsidRPr="00361803" w:rsidRDefault="003815E5" w:rsidP="005B6774">
            <w:pPr>
              <w:pStyle w:val="Body"/>
              <w:widowControl w:val="0"/>
              <w:spacing w:line="480" w:lineRule="auto"/>
            </w:pPr>
            <w:r w:rsidRPr="00361803">
              <w:rPr>
                <w:rStyle w:val="PageNumber"/>
              </w:rPr>
              <w:t>1000</w:t>
            </w:r>
          </w:p>
        </w:tc>
      </w:tr>
      <w:tr w:rsidR="005F4F27" w:rsidRPr="00361803" w14:paraId="71456B61"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5D1EE8F8" w14:textId="77777777" w:rsidR="005F4F27" w:rsidRPr="00361803" w:rsidRDefault="003815E5" w:rsidP="005B6774">
            <w:pPr>
              <w:pStyle w:val="Body"/>
              <w:widowControl w:val="0"/>
              <w:spacing w:line="480" w:lineRule="auto"/>
            </w:pPr>
            <w:r w:rsidRPr="00361803">
              <w:rPr>
                <w:rStyle w:val="PageNumber"/>
                <w:i/>
                <w:iCs/>
              </w:rPr>
              <w:t>m</w:t>
            </w:r>
            <w:r w:rsidRPr="00361803">
              <w:rPr>
                <w:rStyle w:val="PageNumber"/>
              </w:rPr>
              <w:t>, number of traits, or ‘dimensionality’</w:t>
            </w:r>
          </w:p>
        </w:tc>
        <w:tc>
          <w:tcPr>
            <w:tcW w:w="2889" w:type="dxa"/>
            <w:tcBorders>
              <w:top w:val="nil"/>
              <w:left w:val="nil"/>
              <w:bottom w:val="nil"/>
              <w:right w:val="nil"/>
            </w:tcBorders>
            <w:shd w:val="clear" w:color="auto" w:fill="auto"/>
            <w:tcMar>
              <w:top w:w="80" w:type="dxa"/>
              <w:left w:w="80" w:type="dxa"/>
              <w:bottom w:w="80" w:type="dxa"/>
              <w:right w:w="80" w:type="dxa"/>
            </w:tcMar>
          </w:tcPr>
          <w:p w14:paraId="05DC58C0" w14:textId="1A27B04B" w:rsidR="005F4F27" w:rsidRPr="00361803" w:rsidRDefault="003815E5" w:rsidP="005B6774">
            <w:pPr>
              <w:pStyle w:val="Body"/>
              <w:widowControl w:val="0"/>
              <w:spacing w:line="480" w:lineRule="auto"/>
            </w:pPr>
            <w:r w:rsidRPr="00361803">
              <w:rPr>
                <w:rStyle w:val="PageNumber"/>
              </w:rPr>
              <w:t>2</w:t>
            </w:r>
          </w:p>
        </w:tc>
      </w:tr>
      <w:tr w:rsidR="00960492" w:rsidRPr="00361803" w14:paraId="2343865B" w14:textId="77777777" w:rsidTr="00290CA3">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1B620FA6" w14:textId="026B1EF5" w:rsidR="00960492" w:rsidRPr="00361803" w:rsidRDefault="00960492" w:rsidP="005B6774">
            <w:pPr>
              <w:pStyle w:val="Body"/>
              <w:widowControl w:val="0"/>
              <w:spacing w:line="480" w:lineRule="auto"/>
            </w:pPr>
            <w:r w:rsidRPr="00361803">
              <w:rPr>
                <w:rStyle w:val="PageNumber"/>
                <w:i/>
                <w:iCs/>
              </w:rPr>
              <w:t>n</w:t>
            </w:r>
            <w:r w:rsidRPr="00361803">
              <w:rPr>
                <w:rStyle w:val="PageNumber"/>
              </w:rPr>
              <w:t>, number of</w:t>
            </w:r>
            <w:r w:rsidR="00203C34" w:rsidRPr="00361803">
              <w:rPr>
                <w:rStyle w:val="PageNumber"/>
              </w:rPr>
              <w:t xml:space="preserve"> alleles in the standing variation</w:t>
            </w:r>
          </w:p>
        </w:tc>
        <w:tc>
          <w:tcPr>
            <w:tcW w:w="2889" w:type="dxa"/>
            <w:tcBorders>
              <w:top w:val="nil"/>
              <w:left w:val="nil"/>
              <w:bottom w:val="nil"/>
              <w:right w:val="nil"/>
            </w:tcBorders>
            <w:shd w:val="clear" w:color="auto" w:fill="auto"/>
            <w:tcMar>
              <w:top w:w="80" w:type="dxa"/>
              <w:left w:w="80" w:type="dxa"/>
              <w:bottom w:w="80" w:type="dxa"/>
              <w:right w:w="80" w:type="dxa"/>
            </w:tcMar>
          </w:tcPr>
          <w:p w14:paraId="1BFF1133" w14:textId="77777777" w:rsidR="00960492" w:rsidRPr="00361803" w:rsidRDefault="00960492" w:rsidP="005B6774">
            <w:pPr>
              <w:pStyle w:val="Body"/>
              <w:widowControl w:val="0"/>
              <w:spacing w:line="480" w:lineRule="auto"/>
            </w:pPr>
            <w:r w:rsidRPr="00361803">
              <w:rPr>
                <w:rStyle w:val="PageNumber"/>
              </w:rPr>
              <w:t>0 - 150</w:t>
            </w:r>
          </w:p>
        </w:tc>
      </w:tr>
      <w:tr w:rsidR="005F4F27" w:rsidRPr="00361803" w14:paraId="568B51EB"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0F3559D5" w14:textId="77777777" w:rsidR="005F4F27" w:rsidRPr="00361803" w:rsidRDefault="003815E5" w:rsidP="005B6774">
            <w:pPr>
              <w:pStyle w:val="Body"/>
              <w:spacing w:line="480" w:lineRule="auto"/>
            </w:pPr>
            <w:r w:rsidRPr="00361803">
              <w:rPr>
                <w:rStyle w:val="PageNumber"/>
                <w:i/>
                <w:iCs/>
              </w:rPr>
              <w:t>σ</w:t>
            </w:r>
            <w:r w:rsidRPr="00361803">
              <w:rPr>
                <w:rStyle w:val="PageNumber"/>
              </w:rPr>
              <w:t>, mutation size SD</w:t>
            </w:r>
          </w:p>
        </w:tc>
        <w:tc>
          <w:tcPr>
            <w:tcW w:w="2889" w:type="dxa"/>
            <w:tcBorders>
              <w:top w:val="nil"/>
              <w:left w:val="nil"/>
              <w:bottom w:val="nil"/>
              <w:right w:val="nil"/>
            </w:tcBorders>
            <w:shd w:val="clear" w:color="auto" w:fill="auto"/>
            <w:tcMar>
              <w:top w:w="80" w:type="dxa"/>
              <w:left w:w="80" w:type="dxa"/>
              <w:bottom w:w="80" w:type="dxa"/>
              <w:right w:w="80" w:type="dxa"/>
            </w:tcMar>
          </w:tcPr>
          <w:p w14:paraId="0CC401F2" w14:textId="77777777" w:rsidR="005F4F27" w:rsidRPr="00361803" w:rsidRDefault="003815E5" w:rsidP="005B6774">
            <w:pPr>
              <w:pStyle w:val="Body"/>
              <w:widowControl w:val="0"/>
              <w:spacing w:line="480" w:lineRule="auto"/>
            </w:pPr>
            <w:r w:rsidRPr="00361803">
              <w:rPr>
                <w:rStyle w:val="PageNumber"/>
              </w:rPr>
              <w:t>0.1</w:t>
            </w:r>
          </w:p>
        </w:tc>
      </w:tr>
      <w:tr w:rsidR="005F4F27" w:rsidRPr="00361803" w14:paraId="3269AADD" w14:textId="77777777" w:rsidTr="009707CE">
        <w:trPr>
          <w:trHeight w:val="272"/>
        </w:trPr>
        <w:tc>
          <w:tcPr>
            <w:tcW w:w="6719" w:type="dxa"/>
            <w:tcBorders>
              <w:top w:val="nil"/>
              <w:left w:val="nil"/>
              <w:bottom w:val="nil"/>
              <w:right w:val="nil"/>
            </w:tcBorders>
            <w:shd w:val="clear" w:color="auto" w:fill="auto"/>
            <w:tcMar>
              <w:top w:w="80" w:type="dxa"/>
              <w:left w:w="80" w:type="dxa"/>
              <w:bottom w:w="80" w:type="dxa"/>
              <w:right w:w="80" w:type="dxa"/>
            </w:tcMar>
          </w:tcPr>
          <w:p w14:paraId="39D27645" w14:textId="77777777" w:rsidR="005F4F27" w:rsidRPr="00361803" w:rsidRDefault="003815E5" w:rsidP="005B6774">
            <w:pPr>
              <w:pStyle w:val="Body"/>
              <w:spacing w:line="480" w:lineRule="auto"/>
            </w:pPr>
            <w:r w:rsidRPr="00361803">
              <w:rPr>
                <w:rStyle w:val="PageNumber"/>
                <w:i/>
                <w:iCs/>
              </w:rPr>
              <w:t>p</w:t>
            </w:r>
            <w:r w:rsidRPr="00361803">
              <w:rPr>
                <w:rStyle w:val="PageNumber"/>
              </w:rPr>
              <w:t xml:space="preserve">, probability that a mutation is present in an individual ancestor </w:t>
            </w:r>
          </w:p>
        </w:tc>
        <w:tc>
          <w:tcPr>
            <w:tcW w:w="2889" w:type="dxa"/>
            <w:tcBorders>
              <w:top w:val="nil"/>
              <w:left w:val="nil"/>
              <w:bottom w:val="nil"/>
              <w:right w:val="nil"/>
            </w:tcBorders>
            <w:shd w:val="clear" w:color="auto" w:fill="auto"/>
            <w:tcMar>
              <w:top w:w="80" w:type="dxa"/>
              <w:left w:w="80" w:type="dxa"/>
              <w:bottom w:w="80" w:type="dxa"/>
              <w:right w:w="80" w:type="dxa"/>
            </w:tcMar>
          </w:tcPr>
          <w:p w14:paraId="5A0FFCFF" w14:textId="77777777" w:rsidR="005F4F27" w:rsidRPr="00361803" w:rsidRDefault="003815E5" w:rsidP="005B6774">
            <w:pPr>
              <w:pStyle w:val="Body"/>
              <w:widowControl w:val="0"/>
              <w:spacing w:line="480" w:lineRule="auto"/>
            </w:pPr>
            <w:r w:rsidRPr="00361803">
              <w:rPr>
                <w:rStyle w:val="PageNumber"/>
              </w:rPr>
              <w:t>0.1</w:t>
            </w:r>
          </w:p>
        </w:tc>
      </w:tr>
      <w:tr w:rsidR="005F4F27" w:rsidRPr="00361803" w14:paraId="3A3B6DC3" w14:textId="77777777" w:rsidTr="009707CE">
        <w:trPr>
          <w:trHeight w:val="272"/>
        </w:trPr>
        <w:tc>
          <w:tcPr>
            <w:tcW w:w="6719" w:type="dxa"/>
            <w:tcBorders>
              <w:top w:val="nil"/>
              <w:left w:val="nil"/>
              <w:bottom w:val="nil"/>
              <w:right w:val="nil"/>
            </w:tcBorders>
            <w:shd w:val="clear" w:color="auto" w:fill="auto"/>
            <w:tcMar>
              <w:top w:w="80" w:type="dxa"/>
              <w:left w:w="80" w:type="dxa"/>
              <w:bottom w:w="80" w:type="dxa"/>
              <w:right w:w="80" w:type="dxa"/>
            </w:tcMar>
          </w:tcPr>
          <w:p w14:paraId="7B63AB25" w14:textId="409AFB15" w:rsidR="005F4F27" w:rsidRPr="00361803" w:rsidRDefault="003815E5" w:rsidP="005B6774">
            <w:pPr>
              <w:pStyle w:val="Body"/>
              <w:spacing w:line="480" w:lineRule="auto"/>
            </w:pPr>
            <w:r w:rsidRPr="00361803">
              <w:rPr>
                <w:rStyle w:val="PageNumber"/>
                <w:i/>
                <w:iCs/>
              </w:rPr>
              <w:t>μ</w:t>
            </w:r>
            <w:r w:rsidRPr="00361803">
              <w:rPr>
                <w:rStyle w:val="PageNumber"/>
              </w:rPr>
              <w:t>, probability an individual acquires a new mutation</w:t>
            </w:r>
          </w:p>
        </w:tc>
        <w:tc>
          <w:tcPr>
            <w:tcW w:w="2889" w:type="dxa"/>
            <w:tcBorders>
              <w:top w:val="nil"/>
              <w:left w:val="nil"/>
              <w:bottom w:val="nil"/>
              <w:right w:val="nil"/>
            </w:tcBorders>
            <w:shd w:val="clear" w:color="auto" w:fill="auto"/>
            <w:tcMar>
              <w:top w:w="80" w:type="dxa"/>
              <w:left w:w="80" w:type="dxa"/>
              <w:bottom w:w="80" w:type="dxa"/>
              <w:right w:w="80" w:type="dxa"/>
            </w:tcMar>
          </w:tcPr>
          <w:p w14:paraId="39A99810" w14:textId="77777777" w:rsidR="005F4F27" w:rsidRPr="00361803" w:rsidRDefault="003815E5" w:rsidP="005B6774">
            <w:pPr>
              <w:pStyle w:val="Body"/>
              <w:widowControl w:val="0"/>
              <w:spacing w:line="480" w:lineRule="auto"/>
            </w:pPr>
            <w:r w:rsidRPr="00361803">
              <w:rPr>
                <w:rStyle w:val="PageNumber"/>
              </w:rPr>
              <w:t>0.001</w:t>
            </w:r>
          </w:p>
        </w:tc>
      </w:tr>
      <w:tr w:rsidR="00111B2A" w:rsidRPr="00361803" w14:paraId="5C8FF0DE"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0BB5E657" w14:textId="7C2DBDEB" w:rsidR="00111B2A" w:rsidRPr="00361803" w:rsidRDefault="00111B2A" w:rsidP="005B6774">
            <w:pPr>
              <w:pStyle w:val="Body"/>
              <w:widowControl w:val="0"/>
              <w:spacing w:line="480" w:lineRule="auto"/>
              <w:rPr>
                <w:rStyle w:val="PageNumber"/>
                <w:iCs/>
              </w:rPr>
            </w:pPr>
            <w:r w:rsidRPr="00361803">
              <w:rPr>
                <w:rStyle w:val="PageNumber"/>
                <w:i/>
                <w:iCs/>
              </w:rPr>
              <w:t>s</w:t>
            </w:r>
            <w:r w:rsidRPr="00361803">
              <w:rPr>
                <w:rStyle w:val="PageNumber"/>
                <w:iCs/>
              </w:rPr>
              <w:t>, strength of selection</w:t>
            </w:r>
          </w:p>
        </w:tc>
        <w:tc>
          <w:tcPr>
            <w:tcW w:w="2889" w:type="dxa"/>
            <w:tcBorders>
              <w:top w:val="nil"/>
              <w:left w:val="nil"/>
              <w:bottom w:val="nil"/>
              <w:right w:val="nil"/>
            </w:tcBorders>
            <w:shd w:val="clear" w:color="auto" w:fill="auto"/>
            <w:tcMar>
              <w:top w:w="80" w:type="dxa"/>
              <w:left w:w="80" w:type="dxa"/>
              <w:bottom w:w="80" w:type="dxa"/>
              <w:right w:w="80" w:type="dxa"/>
            </w:tcMar>
          </w:tcPr>
          <w:p w14:paraId="5C524E3A" w14:textId="31550F98" w:rsidR="00111B2A" w:rsidRPr="00361803" w:rsidRDefault="00E24943" w:rsidP="005B6774">
            <w:pPr>
              <w:pStyle w:val="Body"/>
              <w:widowControl w:val="0"/>
              <w:spacing w:line="480" w:lineRule="auto"/>
              <w:rPr>
                <w:rStyle w:val="PageNumber"/>
              </w:rPr>
            </w:pPr>
            <w:r w:rsidRPr="00361803">
              <w:rPr>
                <w:rStyle w:val="PageNumber"/>
              </w:rPr>
              <w:t>1</w:t>
            </w:r>
          </w:p>
        </w:tc>
      </w:tr>
      <w:tr w:rsidR="005F4F27" w:rsidRPr="00361803" w14:paraId="7F4A7A76" w14:textId="77777777" w:rsidTr="009707CE">
        <w:trPr>
          <w:trHeight w:val="149"/>
        </w:trPr>
        <w:tc>
          <w:tcPr>
            <w:tcW w:w="6719" w:type="dxa"/>
            <w:tcBorders>
              <w:top w:val="nil"/>
              <w:left w:val="nil"/>
              <w:bottom w:val="single" w:sz="4" w:space="0" w:color="000000"/>
              <w:right w:val="nil"/>
            </w:tcBorders>
            <w:shd w:val="clear" w:color="auto" w:fill="auto"/>
            <w:tcMar>
              <w:top w:w="80" w:type="dxa"/>
              <w:left w:w="80" w:type="dxa"/>
              <w:bottom w:w="80" w:type="dxa"/>
              <w:right w:w="80" w:type="dxa"/>
            </w:tcMar>
          </w:tcPr>
          <w:p w14:paraId="59285D41" w14:textId="63BCF39D" w:rsidR="005F4F27" w:rsidRPr="00361803" w:rsidRDefault="003815E5" w:rsidP="005B6774">
            <w:pPr>
              <w:pStyle w:val="Body"/>
              <w:widowControl w:val="0"/>
              <w:spacing w:line="480" w:lineRule="auto"/>
            </w:pPr>
            <w:r w:rsidRPr="00361803">
              <w:rPr>
                <w:rStyle w:val="PageNumber"/>
                <w:i/>
                <w:iCs/>
              </w:rPr>
              <w:t>ϴ</w:t>
            </w:r>
            <w:r w:rsidRPr="00361803">
              <w:rPr>
                <w:rStyle w:val="PageNumber"/>
              </w:rPr>
              <w:t xml:space="preserve">, angle </w:t>
            </w:r>
            <w:r w:rsidR="00197583" w:rsidRPr="00361803">
              <w:rPr>
                <w:rStyle w:val="PageNumber"/>
              </w:rPr>
              <w:t>of divergence</w:t>
            </w:r>
            <w:r w:rsidRPr="00361803">
              <w:rPr>
                <w:rStyle w:val="PageNumber"/>
              </w:rPr>
              <w:t xml:space="preserve"> (°)</w:t>
            </w:r>
          </w:p>
        </w:tc>
        <w:tc>
          <w:tcPr>
            <w:tcW w:w="2889" w:type="dxa"/>
            <w:tcBorders>
              <w:top w:val="nil"/>
              <w:left w:val="nil"/>
              <w:bottom w:val="single" w:sz="4" w:space="0" w:color="000000"/>
              <w:right w:val="nil"/>
            </w:tcBorders>
            <w:shd w:val="clear" w:color="auto" w:fill="auto"/>
            <w:tcMar>
              <w:top w:w="80" w:type="dxa"/>
              <w:left w:w="80" w:type="dxa"/>
              <w:bottom w:w="80" w:type="dxa"/>
              <w:right w:w="80" w:type="dxa"/>
            </w:tcMar>
          </w:tcPr>
          <w:p w14:paraId="7C8E6F23" w14:textId="6DB5025E" w:rsidR="005F4F27" w:rsidRPr="00361803" w:rsidRDefault="003815E5" w:rsidP="005B6774">
            <w:pPr>
              <w:pStyle w:val="Body"/>
              <w:widowControl w:val="0"/>
              <w:spacing w:line="480" w:lineRule="auto"/>
            </w:pPr>
            <w:r w:rsidRPr="00361803">
              <w:rPr>
                <w:rStyle w:val="PageNumber"/>
              </w:rPr>
              <w:t>0</w:t>
            </w:r>
            <w:r w:rsidR="008D5725" w:rsidRPr="00361803">
              <w:rPr>
                <w:rStyle w:val="PageNumber"/>
              </w:rPr>
              <w:t xml:space="preserve"> </w:t>
            </w:r>
            <w:r w:rsidR="003E2B91" w:rsidRPr="00361803">
              <w:rPr>
                <w:rStyle w:val="PageNumber"/>
              </w:rPr>
              <w:t xml:space="preserve">≤ </w:t>
            </w:r>
            <w:r w:rsidR="003E2B91" w:rsidRPr="00361803">
              <w:rPr>
                <w:rStyle w:val="PageNumber"/>
                <w:i/>
                <w:iCs/>
              </w:rPr>
              <w:t>ϴ</w:t>
            </w:r>
            <w:r w:rsidR="003E2B91" w:rsidRPr="00361803">
              <w:rPr>
                <w:rStyle w:val="PageNumber"/>
                <w:iCs/>
              </w:rPr>
              <w:t xml:space="preserve"> ≤</w:t>
            </w:r>
            <w:r w:rsidR="008D5725" w:rsidRPr="00361803">
              <w:rPr>
                <w:rStyle w:val="PageNumber"/>
              </w:rPr>
              <w:t xml:space="preserve"> </w:t>
            </w:r>
            <w:r w:rsidRPr="00361803">
              <w:rPr>
                <w:rStyle w:val="PageNumber"/>
              </w:rPr>
              <w:t>180</w:t>
            </w:r>
          </w:p>
        </w:tc>
      </w:tr>
    </w:tbl>
    <w:p w14:paraId="765EE56C" w14:textId="77777777" w:rsidR="005F4F27" w:rsidRPr="00361803" w:rsidRDefault="003815E5" w:rsidP="005B6774">
      <w:pPr>
        <w:pStyle w:val="Body"/>
        <w:widowControl w:val="0"/>
        <w:spacing w:line="480" w:lineRule="auto"/>
      </w:pPr>
      <w:r w:rsidRPr="00361803">
        <w:rPr>
          <w:rStyle w:val="PageNumber"/>
        </w:rPr>
        <w:br w:type="page"/>
      </w:r>
    </w:p>
    <w:p w14:paraId="31945161" w14:textId="33A18479" w:rsidR="005F4F27" w:rsidRPr="00361803" w:rsidRDefault="00B320FA" w:rsidP="005B6774">
      <w:pPr>
        <w:pStyle w:val="Body"/>
        <w:widowControl w:val="0"/>
        <w:spacing w:line="480" w:lineRule="auto"/>
        <w:ind w:left="480" w:hanging="480"/>
        <w:rPr>
          <w:rStyle w:val="PageNumber"/>
        </w:rPr>
      </w:pPr>
      <w:r>
        <w:rPr>
          <w:noProof/>
          <w:lang w:val="en-US" w:eastAsia="zh-CN"/>
        </w:rPr>
        <w:lastRenderedPageBreak/>
        <w:drawing>
          <wp:inline distT="0" distB="0" distL="0" distR="0" wp14:anchorId="5663D964" wp14:editId="0B4BC2BE">
            <wp:extent cx="53848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4800" cy="2286000"/>
                    </a:xfrm>
                    <a:prstGeom prst="rect">
                      <a:avLst/>
                    </a:prstGeom>
                  </pic:spPr>
                </pic:pic>
              </a:graphicData>
            </a:graphic>
          </wp:inline>
        </w:drawing>
      </w:r>
    </w:p>
    <w:p w14:paraId="2202B481" w14:textId="7C2F585C" w:rsidR="005F4F27" w:rsidRPr="00361803" w:rsidRDefault="003815E5" w:rsidP="005B6774">
      <w:pPr>
        <w:pStyle w:val="Body"/>
        <w:spacing w:line="480" w:lineRule="auto"/>
      </w:pPr>
      <w:r w:rsidRPr="00361803">
        <w:rPr>
          <w:rStyle w:val="PageNumber"/>
          <w:b/>
          <w:bCs/>
        </w:rPr>
        <w:t xml:space="preserve">Figure </w:t>
      </w:r>
      <w:r w:rsidR="004F22DA" w:rsidRPr="00361803">
        <w:rPr>
          <w:rStyle w:val="PageNumber"/>
          <w:b/>
          <w:bCs/>
        </w:rPr>
        <w:t xml:space="preserve">1. Visual overview of simulations and concepts. </w:t>
      </w:r>
      <w:r w:rsidR="004F22DA" w:rsidRPr="00361803">
        <w:rPr>
          <w:rStyle w:val="PageNumber"/>
          <w:bCs/>
        </w:rPr>
        <w:t xml:space="preserve">Panel (a) </w:t>
      </w:r>
      <w:r w:rsidR="00021824" w:rsidRPr="00361803">
        <w:rPr>
          <w:rStyle w:val="PageNumber"/>
          <w:bCs/>
        </w:rPr>
        <w:t xml:space="preserve">provides an overview of an individual </w:t>
      </w:r>
      <w:r w:rsidR="00AF1B1B" w:rsidRPr="00361803">
        <w:rPr>
          <w:rStyle w:val="PageNumber"/>
          <w:bCs/>
        </w:rPr>
        <w:t>simulation. A</w:t>
      </w:r>
      <w:r w:rsidR="004F22DA" w:rsidRPr="00361803">
        <w:rPr>
          <w:rStyle w:val="PageNumber"/>
          <w:bCs/>
        </w:rPr>
        <w:t xml:space="preserve">n </w:t>
      </w:r>
      <w:r w:rsidR="00C42946" w:rsidRPr="00361803">
        <w:rPr>
          <w:rStyle w:val="PageNumber"/>
          <w:bCs/>
        </w:rPr>
        <w:t>ancest</w:t>
      </w:r>
      <w:r w:rsidR="004F22DA" w:rsidRPr="00361803">
        <w:rPr>
          <w:rStyle w:val="PageNumber"/>
          <w:bCs/>
        </w:rPr>
        <w:t>r</w:t>
      </w:r>
      <w:r w:rsidR="00C42946" w:rsidRPr="00361803">
        <w:rPr>
          <w:rStyle w:val="PageNumber"/>
          <w:bCs/>
        </w:rPr>
        <w:t>al population</w:t>
      </w:r>
      <w:r w:rsidR="004F22DA" w:rsidRPr="00361803">
        <w:rPr>
          <w:rStyle w:val="PageNumber"/>
          <w:bCs/>
        </w:rPr>
        <w:t xml:space="preserve"> founds two </w:t>
      </w:r>
      <w:r w:rsidR="00C42946" w:rsidRPr="00361803">
        <w:rPr>
          <w:rStyle w:val="PageNumber"/>
          <w:bCs/>
        </w:rPr>
        <w:t xml:space="preserve">initially-identical </w:t>
      </w:r>
      <w:r w:rsidR="004F22DA" w:rsidRPr="00361803">
        <w:rPr>
          <w:rStyle w:val="PageNumber"/>
          <w:bCs/>
        </w:rPr>
        <w:t>populations,</w:t>
      </w:r>
      <w:r w:rsidR="000778BB" w:rsidRPr="00361803">
        <w:rPr>
          <w:rStyle w:val="PageNumber"/>
          <w:bCs/>
        </w:rPr>
        <w:t xml:space="preserve"> </w:t>
      </w:r>
      <w:r w:rsidR="004F22DA" w:rsidRPr="00361803">
        <w:rPr>
          <w:rStyle w:val="PageNumber"/>
          <w:bCs/>
        </w:rPr>
        <w:t>that evolve</w:t>
      </w:r>
      <w:r w:rsidR="00896918" w:rsidRPr="00361803">
        <w:rPr>
          <w:rStyle w:val="PageNumber"/>
          <w:bCs/>
        </w:rPr>
        <w:t xml:space="preserve"> independently</w:t>
      </w:r>
      <w:r w:rsidR="004F22DA" w:rsidRPr="00361803">
        <w:rPr>
          <w:rStyle w:val="PageNumber"/>
          <w:bCs/>
        </w:rPr>
        <w:t xml:space="preserve"> for </w:t>
      </w:r>
      <w:r w:rsidR="004F22DA" w:rsidRPr="00361803">
        <w:rPr>
          <w:rStyle w:val="PageNumber"/>
          <w:bCs/>
          <w:i/>
        </w:rPr>
        <w:t>T</w:t>
      </w:r>
      <w:r w:rsidR="004F22DA" w:rsidRPr="00361803">
        <w:rPr>
          <w:rStyle w:val="PageNumber"/>
          <w:bCs/>
        </w:rPr>
        <w:t xml:space="preserve"> generations</w:t>
      </w:r>
      <w:r w:rsidR="00896918" w:rsidRPr="00361803">
        <w:rPr>
          <w:rStyle w:val="PageNumber"/>
          <w:bCs/>
        </w:rPr>
        <w:t xml:space="preserve"> in their respective environments</w:t>
      </w:r>
      <w:r w:rsidR="004F22DA" w:rsidRPr="00361803">
        <w:rPr>
          <w:rStyle w:val="PageNumber"/>
          <w:bCs/>
        </w:rPr>
        <w:t xml:space="preserve">. After </w:t>
      </w:r>
      <w:r w:rsidR="004F22DA" w:rsidRPr="00361803">
        <w:rPr>
          <w:rStyle w:val="PageNumber"/>
          <w:bCs/>
          <w:i/>
        </w:rPr>
        <w:t>T</w:t>
      </w:r>
      <w:r w:rsidR="00AF1B1B" w:rsidRPr="00361803">
        <w:rPr>
          <w:rStyle w:val="PageNumber"/>
          <w:bCs/>
        </w:rPr>
        <w:t xml:space="preserve"> generations of adaptation,</w:t>
      </w:r>
      <w:r w:rsidR="004F22DA" w:rsidRPr="00361803">
        <w:rPr>
          <w:rStyle w:val="PageNumber"/>
          <w:bCs/>
        </w:rPr>
        <w:t xml:space="preserve"> these </w:t>
      </w:r>
      <w:r w:rsidR="00AF1B1B" w:rsidRPr="00361803">
        <w:rPr>
          <w:rStyle w:val="PageNumber"/>
          <w:bCs/>
        </w:rPr>
        <w:t>derived populations</w:t>
      </w:r>
      <w:r w:rsidR="004F22DA" w:rsidRPr="00361803">
        <w:rPr>
          <w:rStyle w:val="PageNumber"/>
          <w:bCs/>
        </w:rPr>
        <w:t xml:space="preserve"> </w:t>
      </w:r>
      <w:r w:rsidR="00AF1B1B" w:rsidRPr="00361803">
        <w:rPr>
          <w:rStyle w:val="PageNumber"/>
          <w:bCs/>
        </w:rPr>
        <w:t>interbreed</w:t>
      </w:r>
      <w:r w:rsidR="00BE42A2" w:rsidRPr="00361803">
        <w:rPr>
          <w:rStyle w:val="PageNumber"/>
          <w:bCs/>
        </w:rPr>
        <w:t xml:space="preserve"> </w:t>
      </w:r>
      <w:r w:rsidR="00B457F5" w:rsidRPr="00361803">
        <w:rPr>
          <w:rStyle w:val="PageNumber"/>
          <w:bCs/>
        </w:rPr>
        <w:t xml:space="preserve">to </w:t>
      </w:r>
      <w:r w:rsidR="004F22DA" w:rsidRPr="00361803">
        <w:rPr>
          <w:rStyle w:val="PageNumber"/>
          <w:bCs/>
        </w:rPr>
        <w:t xml:space="preserve">form hybrids. </w:t>
      </w:r>
      <w:r w:rsidRPr="00361803">
        <w:t>Panel (</w:t>
      </w:r>
      <w:r w:rsidR="005F1837" w:rsidRPr="00361803">
        <w:t>b</w:t>
      </w:r>
      <w:r w:rsidRPr="00361803">
        <w:t>) illustrates the process of adaptation in our simulations, wherein two populations (arrows) independe</w:t>
      </w:r>
      <w:r w:rsidR="006E3000" w:rsidRPr="00361803">
        <w:t>ntly adapt to specified optima</w:t>
      </w:r>
      <w:r w:rsidRPr="00361803">
        <w:t>.</w:t>
      </w:r>
      <w:r w:rsidR="004D48BD">
        <w:t xml:space="preserve"> Concentric circles represent the two optima, with the peaks at the centres. </w:t>
      </w:r>
      <w:r w:rsidR="001654EE" w:rsidRPr="00361803">
        <w:t>The distance between th</w:t>
      </w:r>
      <w:r w:rsidR="00983CA1" w:rsidRPr="00361803">
        <w:t>e or</w:t>
      </w:r>
      <w:r w:rsidR="004D48BD">
        <w:t>igin (grey dot) and the optima</w:t>
      </w:r>
      <w:ins w:id="164" w:author="Microsoft Office User" w:date="2018-07-05T11:49:00Z">
        <w:r w:rsidR="002B4038">
          <w:t xml:space="preserve">, </w:t>
        </w:r>
        <w:r w:rsidR="002B4038" w:rsidRPr="002B4038">
          <w:rPr>
            <w:i/>
            <w:iCs/>
            <w:rPrChange w:id="165" w:author="Microsoft Office User" w:date="2018-07-05T11:49:00Z">
              <w:rPr/>
            </w:rPrChange>
          </w:rPr>
          <w:t>d</w:t>
        </w:r>
        <w:r w:rsidR="002B4038">
          <w:t>,</w:t>
        </w:r>
      </w:ins>
      <w:r w:rsidR="004D48BD">
        <w:t xml:space="preserve"> </w:t>
      </w:r>
      <w:r w:rsidR="00983CA1" w:rsidRPr="00361803">
        <w:t>is a parameter in the model, as is the angle of divergence,</w:t>
      </w:r>
      <w:r w:rsidR="00BC77AB" w:rsidRPr="00361803">
        <w:rPr>
          <w:rStyle w:val="PageNumber"/>
          <w:i/>
          <w:iCs/>
        </w:rPr>
        <w:t xml:space="preserve"> ϴ</w:t>
      </w:r>
      <w:r w:rsidR="00983CA1" w:rsidRPr="00361803">
        <w:rPr>
          <w:rStyle w:val="PageNumber"/>
          <w:iCs/>
        </w:rPr>
        <w:t>, here approximately 90°</w:t>
      </w:r>
      <w:r w:rsidR="00856870">
        <w:rPr>
          <w:rStyle w:val="PageNumber"/>
          <w:iCs/>
        </w:rPr>
        <w:t xml:space="preserve"> (calculated between black arrows)</w:t>
      </w:r>
      <w:r w:rsidR="00983CA1" w:rsidRPr="00361803">
        <w:rPr>
          <w:rStyle w:val="PageNumber"/>
          <w:iCs/>
        </w:rPr>
        <w:t xml:space="preserve">. </w:t>
      </w:r>
      <w:r w:rsidRPr="00361803">
        <w:t>Panel (</w:t>
      </w:r>
      <w:r w:rsidR="006222E1" w:rsidRPr="00361803">
        <w:t>c</w:t>
      </w:r>
      <w:r w:rsidR="0006504F" w:rsidRPr="00361803">
        <w:t xml:space="preserve">) illustrates </w:t>
      </w:r>
      <w:r w:rsidR="00983CA1" w:rsidRPr="00361803">
        <w:t xml:space="preserve">the </w:t>
      </w:r>
      <w:r w:rsidR="0056410A" w:rsidRPr="00361803">
        <w:t>segregation variance</w:t>
      </w:r>
      <w:r w:rsidR="00AF1B1B" w:rsidRPr="00361803">
        <w:t xml:space="preserve"> in a group of hybrids</w:t>
      </w:r>
      <w:r w:rsidR="001D1908">
        <w:t>. H</w:t>
      </w:r>
      <w:r w:rsidRPr="00361803">
        <w:t>ybrids that are near</w:t>
      </w:r>
      <w:ins w:id="166" w:author="Microsoft Office User" w:date="2018-07-05T11:50:00Z">
        <w:r w:rsidR="002B4038">
          <w:t>er</w:t>
        </w:r>
      </w:ins>
      <w:r w:rsidRPr="00361803">
        <w:t xml:space="preserve"> an optimum have high</w:t>
      </w:r>
      <w:ins w:id="167" w:author="Microsoft Office User" w:date="2018-07-05T11:50:00Z">
        <w:r w:rsidR="002B4038">
          <w:t>er</w:t>
        </w:r>
      </w:ins>
      <w:r w:rsidRPr="00361803">
        <w:t xml:space="preserve"> fitness in that environment</w:t>
      </w:r>
      <w:r w:rsidR="00EA5A7E" w:rsidRPr="00361803">
        <w:t>.</w:t>
      </w:r>
      <w:r w:rsidRPr="00361803">
        <w:rPr>
          <w:rStyle w:val="PageNumber"/>
          <w:b/>
          <w:bCs/>
        </w:rPr>
        <w:br w:type="page"/>
      </w:r>
    </w:p>
    <w:p w14:paraId="4C2C9354" w14:textId="3F9BD9B8" w:rsidR="00A313D1" w:rsidRPr="00361803" w:rsidRDefault="00AC5236" w:rsidP="005B6774">
      <w:pPr>
        <w:pStyle w:val="Body"/>
        <w:spacing w:line="480" w:lineRule="auto"/>
        <w:rPr>
          <w:rStyle w:val="PageNumber"/>
          <w:b/>
          <w:bCs/>
        </w:rPr>
      </w:pPr>
      <w:r>
        <w:rPr>
          <w:b/>
          <w:bCs/>
          <w:noProof/>
          <w:lang w:val="en-US" w:eastAsia="zh-CN"/>
        </w:rPr>
        <w:lastRenderedPageBreak/>
        <w:drawing>
          <wp:inline distT="0" distB="0" distL="0" distR="0" wp14:anchorId="58FC48A6" wp14:editId="6C87CA1B">
            <wp:extent cx="5537200" cy="303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2_pret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7200" cy="3035300"/>
                    </a:xfrm>
                    <a:prstGeom prst="rect">
                      <a:avLst/>
                    </a:prstGeom>
                  </pic:spPr>
                </pic:pic>
              </a:graphicData>
            </a:graphic>
          </wp:inline>
        </w:drawing>
      </w:r>
    </w:p>
    <w:p w14:paraId="3B5C78D0" w14:textId="4217B651" w:rsidR="005F4F27" w:rsidRPr="00361803" w:rsidRDefault="003815E5" w:rsidP="005B6774">
      <w:pPr>
        <w:pStyle w:val="Body"/>
        <w:spacing w:line="480" w:lineRule="auto"/>
        <w:rPr>
          <w:rStyle w:val="PageNumber"/>
          <w:i/>
        </w:rPr>
      </w:pPr>
      <w:r w:rsidRPr="00361803">
        <w:rPr>
          <w:rStyle w:val="PageNumber"/>
          <w:b/>
          <w:bCs/>
        </w:rPr>
        <w:t>Figure 2. The effects</w:t>
      </w:r>
      <w:r w:rsidR="00272EBE" w:rsidRPr="00361803">
        <w:rPr>
          <w:rStyle w:val="PageNumber"/>
          <w:b/>
          <w:bCs/>
        </w:rPr>
        <w:t xml:space="preserve"> of standing genetic variation </w:t>
      </w:r>
      <w:r w:rsidRPr="00361803">
        <w:rPr>
          <w:rStyle w:val="PageNumber"/>
          <w:b/>
          <w:bCs/>
        </w:rPr>
        <w:t xml:space="preserve">on </w:t>
      </w:r>
      <w:r w:rsidR="0056410A" w:rsidRPr="00361803">
        <w:rPr>
          <w:rStyle w:val="PageNumber"/>
          <w:b/>
          <w:bCs/>
        </w:rPr>
        <w:t>segregation variance</w:t>
      </w:r>
      <w:r w:rsidRPr="00361803">
        <w:rPr>
          <w:rStyle w:val="PageNumber"/>
          <w:b/>
          <w:bCs/>
        </w:rPr>
        <w:t xml:space="preserve"> </w:t>
      </w:r>
      <w:r w:rsidR="00A46A32" w:rsidRPr="00361803">
        <w:rPr>
          <w:rStyle w:val="PageNumber"/>
          <w:b/>
          <w:bCs/>
        </w:rPr>
        <w:t xml:space="preserve">in hybrids </w:t>
      </w:r>
      <w:r w:rsidRPr="00361803">
        <w:rPr>
          <w:rStyle w:val="PageNumber"/>
          <w:b/>
          <w:bCs/>
        </w:rPr>
        <w:t xml:space="preserve">under parallel and divergent </w:t>
      </w:r>
      <w:r w:rsidR="00594545" w:rsidRPr="00361803">
        <w:rPr>
          <w:rStyle w:val="PageNumber"/>
          <w:b/>
          <w:bCs/>
        </w:rPr>
        <w:t xml:space="preserve">natural </w:t>
      </w:r>
      <w:r w:rsidR="005509F3" w:rsidRPr="00361803">
        <w:rPr>
          <w:rStyle w:val="PageNumber"/>
          <w:b/>
          <w:bCs/>
        </w:rPr>
        <w:t>selection</w:t>
      </w:r>
      <w:r w:rsidRPr="00361803">
        <w:rPr>
          <w:rStyle w:val="PageNumber"/>
          <w:b/>
          <w:bCs/>
        </w:rPr>
        <w:t>.</w:t>
      </w:r>
      <w:r w:rsidR="00A313D1" w:rsidRPr="00361803">
        <w:rPr>
          <w:rStyle w:val="PageNumber"/>
        </w:rPr>
        <w:t xml:space="preserve"> </w:t>
      </w:r>
      <w:r w:rsidR="008D2AB7" w:rsidRPr="00361803">
        <w:rPr>
          <w:rStyle w:val="PageNumber"/>
        </w:rPr>
        <w:t xml:space="preserve">Panel (a) </w:t>
      </w:r>
      <w:r w:rsidR="00043BA5" w:rsidRPr="00361803">
        <w:rPr>
          <w:rStyle w:val="PageNumber"/>
        </w:rPr>
        <w:t>shows</w:t>
      </w:r>
      <w:r w:rsidR="00A313D1" w:rsidRPr="00361803">
        <w:rPr>
          <w:rStyle w:val="PageNumber"/>
        </w:rPr>
        <w:t xml:space="preserve"> values of </w:t>
      </w:r>
      <w:r w:rsidR="0056410A" w:rsidRPr="00361803">
        <w:rPr>
          <w:rStyle w:val="PageNumber"/>
        </w:rPr>
        <w:t>segregation variance</w:t>
      </w:r>
      <w:r w:rsidR="00A313D1" w:rsidRPr="00361803">
        <w:rPr>
          <w:rStyle w:val="PageNumber"/>
        </w:rPr>
        <w:t xml:space="preserve"> observed in </w:t>
      </w:r>
      <w:r w:rsidR="00A2629F">
        <w:rPr>
          <w:rStyle w:val="PageNumber"/>
        </w:rPr>
        <w:t>10</w:t>
      </w:r>
      <w:r w:rsidR="00A313D1" w:rsidRPr="00361803">
        <w:rPr>
          <w:rStyle w:val="PageNumber"/>
        </w:rPr>
        <w:t xml:space="preserve"> simulations for both </w:t>
      </w:r>
      <w:r w:rsidR="00A2629F">
        <w:rPr>
          <w:rStyle w:val="PageNumber"/>
        </w:rPr>
        <w:t xml:space="preserve">parallel </w:t>
      </w:r>
      <w:r w:rsidR="00A2629F" w:rsidRPr="00361803">
        <w:rPr>
          <w:rStyle w:val="PageNumber"/>
        </w:rPr>
        <w:t>(</w:t>
      </w:r>
      <w:r w:rsidR="00A2629F" w:rsidRPr="00361803">
        <w:rPr>
          <w:rStyle w:val="PageNumber"/>
          <w:i/>
        </w:rPr>
        <w:t>ϴ</w:t>
      </w:r>
      <w:r w:rsidR="00A2629F" w:rsidRPr="00361803">
        <w:rPr>
          <w:rStyle w:val="PageNumber"/>
        </w:rPr>
        <w:t xml:space="preserve"> = 0°; black)</w:t>
      </w:r>
      <w:r w:rsidR="00A2629F">
        <w:rPr>
          <w:rStyle w:val="PageNumber"/>
        </w:rPr>
        <w:t xml:space="preserve"> and </w:t>
      </w:r>
      <w:r w:rsidR="00A313D1" w:rsidRPr="00361803">
        <w:rPr>
          <w:rStyle w:val="PageNumber"/>
        </w:rPr>
        <w:t xml:space="preserve">divergent </w:t>
      </w:r>
      <w:r w:rsidR="004E5783" w:rsidRPr="00361803">
        <w:rPr>
          <w:rStyle w:val="PageNumber"/>
        </w:rPr>
        <w:t>(</w:t>
      </w:r>
      <w:r w:rsidR="004E5783" w:rsidRPr="00361803">
        <w:rPr>
          <w:rStyle w:val="PageNumber"/>
          <w:i/>
        </w:rPr>
        <w:t>ϴ</w:t>
      </w:r>
      <w:r w:rsidR="004E5783" w:rsidRPr="00361803">
        <w:rPr>
          <w:rStyle w:val="PageNumber"/>
        </w:rPr>
        <w:t xml:space="preserve"> = 180°; </w:t>
      </w:r>
      <w:r w:rsidR="005400E1" w:rsidRPr="00361803">
        <w:rPr>
          <w:rStyle w:val="PageNumber"/>
        </w:rPr>
        <w:t xml:space="preserve">grey) </w:t>
      </w:r>
      <w:r w:rsidR="00A2629F">
        <w:rPr>
          <w:rStyle w:val="PageNumber"/>
        </w:rPr>
        <w:t xml:space="preserve">selection </w:t>
      </w:r>
      <w:r w:rsidRPr="00361803">
        <w:rPr>
          <w:rStyle w:val="PageNumber"/>
        </w:rPr>
        <w:t xml:space="preserve">for populations </w:t>
      </w:r>
      <w:r w:rsidR="00527220" w:rsidRPr="00361803">
        <w:rPr>
          <w:rStyle w:val="PageNumber"/>
        </w:rPr>
        <w:t>founded</w:t>
      </w:r>
      <w:r w:rsidRPr="00361803">
        <w:rPr>
          <w:rStyle w:val="PageNumber"/>
        </w:rPr>
        <w:t xml:space="preserve"> with varying quantities of ancestral </w:t>
      </w:r>
      <w:r w:rsidR="007E05AA" w:rsidRPr="00361803">
        <w:rPr>
          <w:rStyle w:val="PageNumber"/>
        </w:rPr>
        <w:t>standing variation</w:t>
      </w:r>
      <w:r w:rsidR="001C6693" w:rsidRPr="00361803">
        <w:rPr>
          <w:rStyle w:val="PageNumber"/>
        </w:rPr>
        <w:t xml:space="preserve"> </w:t>
      </w:r>
      <w:r w:rsidR="00787BED">
        <w:rPr>
          <w:rStyle w:val="PageNumber"/>
        </w:rPr>
        <w:t>(</w:t>
      </w:r>
      <w:r w:rsidR="001C6693" w:rsidRPr="00361803">
        <w:rPr>
          <w:rStyle w:val="PageNumber"/>
          <w:i/>
        </w:rPr>
        <w:t>d</w:t>
      </w:r>
      <w:r w:rsidR="001C6693" w:rsidRPr="00361803">
        <w:rPr>
          <w:rStyle w:val="PageNumber"/>
        </w:rPr>
        <w:t xml:space="preserve"> = 1)</w:t>
      </w:r>
      <w:r w:rsidR="0006504F" w:rsidRPr="00361803">
        <w:rPr>
          <w:rStyle w:val="PageNumber"/>
        </w:rPr>
        <w:t>.</w:t>
      </w:r>
      <w:r w:rsidRPr="00361803">
        <w:rPr>
          <w:rStyle w:val="PageNumber"/>
        </w:rPr>
        <w:t xml:space="preserve"> </w:t>
      </w:r>
      <w:r w:rsidR="00D23724">
        <w:rPr>
          <w:rStyle w:val="PageNumber"/>
        </w:rPr>
        <w:t xml:space="preserve"> The green arrow </w:t>
      </w:r>
      <w:r w:rsidR="00DF22A9">
        <w:rPr>
          <w:rStyle w:val="PageNumber"/>
        </w:rPr>
        <w:t xml:space="preserve">indicates the value of </w:t>
      </w:r>
      <w:r w:rsidR="00DF22A9" w:rsidRPr="00DF22A9">
        <w:rPr>
          <w:rStyle w:val="PageNumber"/>
          <w:i/>
        </w:rPr>
        <w:t>n</w:t>
      </w:r>
      <w:r w:rsidR="00DF22A9">
        <w:rPr>
          <w:rStyle w:val="PageNumber"/>
        </w:rPr>
        <w:t xml:space="preserve"> with the lowest median segregation variance. </w:t>
      </w:r>
      <w:r w:rsidR="00F45283" w:rsidRPr="00DF22A9">
        <w:rPr>
          <w:rStyle w:val="PageNumber"/>
        </w:rPr>
        <w:t>The</w:t>
      </w:r>
      <w:r w:rsidR="00F45283" w:rsidRPr="00361803">
        <w:rPr>
          <w:rStyle w:val="PageNumber"/>
        </w:rPr>
        <w:t xml:space="preserve"> curve</w:t>
      </w:r>
      <w:r w:rsidR="006F45A8" w:rsidRPr="00361803">
        <w:rPr>
          <w:rStyle w:val="PageNumber"/>
        </w:rPr>
        <w:t xml:space="preserve">s are loess </w:t>
      </w:r>
      <w:r w:rsidR="00C43297" w:rsidRPr="00361803">
        <w:rPr>
          <w:rStyle w:val="PageNumber"/>
        </w:rPr>
        <w:t>fi</w:t>
      </w:r>
      <w:r w:rsidR="004D7258" w:rsidRPr="00361803">
        <w:rPr>
          <w:rStyle w:val="PageNumber"/>
        </w:rPr>
        <w:t>ts</w:t>
      </w:r>
      <w:r w:rsidR="00F45283" w:rsidRPr="00361803">
        <w:rPr>
          <w:rStyle w:val="PageNumber"/>
        </w:rPr>
        <w:t>.</w:t>
      </w:r>
      <w:r w:rsidR="00043BA5" w:rsidRPr="00361803">
        <w:rPr>
          <w:rStyle w:val="PageNumber"/>
        </w:rPr>
        <w:t xml:space="preserve"> </w:t>
      </w:r>
      <w:commentRangeStart w:id="168"/>
      <w:r w:rsidR="00043BA5" w:rsidRPr="00361803">
        <w:rPr>
          <w:rStyle w:val="PageNumber"/>
        </w:rPr>
        <w:t>Panel (b</w:t>
      </w:r>
      <w:r w:rsidR="004F670D" w:rsidRPr="00361803">
        <w:rPr>
          <w:rStyle w:val="PageNumber"/>
        </w:rPr>
        <w:t>)</w:t>
      </w:r>
      <w:r w:rsidR="00043BA5" w:rsidRPr="00361803">
        <w:rPr>
          <w:rStyle w:val="PageNumber"/>
        </w:rPr>
        <w:t xml:space="preserve"> </w:t>
      </w:r>
      <w:commentRangeEnd w:id="168"/>
      <w:r w:rsidR="002B4038">
        <w:rPr>
          <w:rStyle w:val="CommentReference"/>
          <w:rFonts w:ascii="Times New Roman" w:eastAsia="Arial Unicode MS" w:hAnsi="Times New Roman" w:cs="Times New Roman"/>
          <w:color w:val="auto"/>
          <w:lang w:val="en-US" w:eastAsia="en-US"/>
        </w:rPr>
        <w:commentReference w:id="168"/>
      </w:r>
      <w:r w:rsidR="00D85CE9" w:rsidRPr="00361803">
        <w:rPr>
          <w:rStyle w:val="PageNumber"/>
        </w:rPr>
        <w:t>shows that</w:t>
      </w:r>
      <w:r w:rsidR="00043BA5" w:rsidRPr="00361803">
        <w:rPr>
          <w:rStyle w:val="PageNumber"/>
        </w:rPr>
        <w:t xml:space="preserve"> t</w:t>
      </w:r>
      <w:r w:rsidR="004F670D" w:rsidRPr="00361803">
        <w:rPr>
          <w:rStyle w:val="PageNumber"/>
        </w:rPr>
        <w:t xml:space="preserve">he quantity of ancestral standing variation that </w:t>
      </w:r>
      <w:r w:rsidR="00667BB0" w:rsidRPr="00361803">
        <w:rPr>
          <w:rStyle w:val="PageNumber"/>
        </w:rPr>
        <w:t>minimizes</w:t>
      </w:r>
      <w:r w:rsidR="004F670D" w:rsidRPr="00361803">
        <w:rPr>
          <w:rStyle w:val="PageNumber"/>
        </w:rPr>
        <w:t xml:space="preserve"> segregation variance</w:t>
      </w:r>
      <w:r w:rsidR="006E5F8E">
        <w:rPr>
          <w:rStyle w:val="PageNumber"/>
        </w:rPr>
        <w:t xml:space="preserve"> </w:t>
      </w:r>
      <w:r w:rsidR="00FA63FB">
        <w:rPr>
          <w:rStyle w:val="PageNumber"/>
        </w:rPr>
        <w:t xml:space="preserve">under parallel selection </w:t>
      </w:r>
      <w:r w:rsidR="006E5F8E">
        <w:rPr>
          <w:rStyle w:val="PageNumber"/>
        </w:rPr>
        <w:t>(</w:t>
      </w:r>
      <w:r w:rsidR="006E5F8E" w:rsidRPr="00361803">
        <w:rPr>
          <w:rStyle w:val="PageNumber"/>
          <w:i/>
        </w:rPr>
        <w:t>ϴ</w:t>
      </w:r>
      <w:r w:rsidR="006E5F8E" w:rsidRPr="00361803">
        <w:rPr>
          <w:rStyle w:val="PageNumber"/>
        </w:rPr>
        <w:t xml:space="preserve"> = 0°</w:t>
      </w:r>
      <w:r w:rsidR="006E5F8E">
        <w:rPr>
          <w:rStyle w:val="PageNumber"/>
        </w:rPr>
        <w:t>)</w:t>
      </w:r>
      <w:r w:rsidR="004F670D" w:rsidRPr="00361803">
        <w:rPr>
          <w:rStyle w:val="PageNumber"/>
        </w:rPr>
        <w:t xml:space="preserve"> increases when populati</w:t>
      </w:r>
      <w:r w:rsidR="002552D5" w:rsidRPr="00361803">
        <w:rPr>
          <w:rStyle w:val="PageNumber"/>
        </w:rPr>
        <w:t>ons adapt to more distant optima</w:t>
      </w:r>
      <w:r w:rsidR="00872EB3">
        <w:rPr>
          <w:rStyle w:val="PageNumber"/>
        </w:rPr>
        <w:t xml:space="preserve"> (defined as the value of </w:t>
      </w:r>
      <w:r w:rsidR="00872EB3">
        <w:rPr>
          <w:rStyle w:val="PageNumber"/>
          <w:i/>
        </w:rPr>
        <w:t>n</w:t>
      </w:r>
      <w:r w:rsidR="00872EB3">
        <w:rPr>
          <w:rStyle w:val="PageNumber"/>
        </w:rPr>
        <w:t xml:space="preserve"> with lowest median segregation variance)</w:t>
      </w:r>
      <w:r w:rsidR="00F45283" w:rsidRPr="00361803">
        <w:rPr>
          <w:rStyle w:val="PageNumber"/>
        </w:rPr>
        <w:t>.</w:t>
      </w:r>
      <w:r w:rsidR="002552D5" w:rsidRPr="00361803">
        <w:rPr>
          <w:rStyle w:val="PageNumber"/>
        </w:rPr>
        <w:t xml:space="preserve"> </w:t>
      </w:r>
      <w:r w:rsidR="00515AA9" w:rsidRPr="00361803">
        <w:rPr>
          <w:rStyle w:val="PageNumber"/>
        </w:rPr>
        <w:t>The line is a linear regression.</w:t>
      </w:r>
    </w:p>
    <w:p w14:paraId="6593A15F" w14:textId="77777777" w:rsidR="005F4F27" w:rsidRPr="00361803" w:rsidRDefault="003815E5" w:rsidP="005B6774">
      <w:pPr>
        <w:pStyle w:val="Body"/>
        <w:spacing w:line="480" w:lineRule="auto"/>
      </w:pPr>
      <w:r w:rsidRPr="00361803">
        <w:rPr>
          <w:rStyle w:val="PageNumber"/>
          <w:b/>
          <w:bCs/>
        </w:rPr>
        <w:br w:type="page"/>
      </w:r>
    </w:p>
    <w:p w14:paraId="6BA2A33C" w14:textId="3FC5B211" w:rsidR="005F4F27" w:rsidRPr="00361803" w:rsidRDefault="00CE23A9" w:rsidP="005B6774">
      <w:pPr>
        <w:pStyle w:val="Body"/>
        <w:spacing w:line="480" w:lineRule="auto"/>
        <w:rPr>
          <w:rStyle w:val="PageNumber"/>
          <w:b/>
          <w:bCs/>
        </w:rPr>
      </w:pPr>
      <w:r>
        <w:rPr>
          <w:b/>
          <w:bCs/>
          <w:noProof/>
          <w:lang w:val="en-US" w:eastAsia="zh-CN"/>
        </w:rPr>
        <w:lastRenderedPageBreak/>
        <w:drawing>
          <wp:inline distT="0" distB="0" distL="0" distR="0" wp14:anchorId="1E4D0E85" wp14:editId="6EA4CE33">
            <wp:extent cx="55372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pret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200" cy="2933700"/>
                    </a:xfrm>
                    <a:prstGeom prst="rect">
                      <a:avLst/>
                    </a:prstGeom>
                  </pic:spPr>
                </pic:pic>
              </a:graphicData>
            </a:graphic>
          </wp:inline>
        </w:drawing>
      </w:r>
    </w:p>
    <w:p w14:paraId="595D19F3" w14:textId="7A266251" w:rsidR="005F4F27" w:rsidRPr="00712AE9" w:rsidRDefault="003815E5" w:rsidP="005B6774">
      <w:pPr>
        <w:pStyle w:val="Body"/>
        <w:spacing w:line="480" w:lineRule="auto"/>
        <w:rPr>
          <w:rStyle w:val="PageNumber"/>
        </w:rPr>
      </w:pPr>
      <w:r w:rsidRPr="00361803">
        <w:rPr>
          <w:rStyle w:val="PageNumber"/>
          <w:b/>
          <w:bCs/>
        </w:rPr>
        <w:t xml:space="preserve">Figure 3. </w:t>
      </w:r>
      <w:r w:rsidR="00581E66" w:rsidRPr="00361803">
        <w:rPr>
          <w:rStyle w:val="PageNumber"/>
          <w:b/>
          <w:bCs/>
        </w:rPr>
        <w:t>Segregation variance and non-parallel evolution</w:t>
      </w:r>
      <w:r w:rsidR="00A64529" w:rsidRPr="00361803">
        <w:rPr>
          <w:rStyle w:val="PageNumber"/>
          <w:b/>
          <w:bCs/>
        </w:rPr>
        <w:t xml:space="preserve"> across environments</w:t>
      </w:r>
      <w:r w:rsidR="00D433B0" w:rsidRPr="00361803">
        <w:rPr>
          <w:rStyle w:val="PageNumber"/>
          <w:b/>
          <w:bCs/>
        </w:rPr>
        <w:t>.</w:t>
      </w:r>
      <w:r w:rsidR="00F411E5" w:rsidRPr="00361803">
        <w:rPr>
          <w:rStyle w:val="PageNumber"/>
          <w:b/>
          <w:bCs/>
        </w:rPr>
        <w:t xml:space="preserve"> </w:t>
      </w:r>
      <w:r w:rsidR="00F411E5" w:rsidRPr="00361803">
        <w:rPr>
          <w:rStyle w:val="PageNumber"/>
          <w:bCs/>
        </w:rPr>
        <w:t>We conducted simulations for optima separated by different angles (</w:t>
      </w:r>
      <w:r w:rsidR="00F411E5" w:rsidRPr="00361803">
        <w:rPr>
          <w:rStyle w:val="PageNumber"/>
          <w:i/>
        </w:rPr>
        <w:t xml:space="preserve">ϴ </w:t>
      </w:r>
      <w:r w:rsidR="00DA3C47" w:rsidRPr="00361803">
        <w:rPr>
          <w:rStyle w:val="PageNumber"/>
        </w:rPr>
        <w:t xml:space="preserve">= 0° to 180°; </w:t>
      </w:r>
      <w:r w:rsidR="00DA3C47" w:rsidRPr="00361803">
        <w:rPr>
          <w:rStyle w:val="PageNumber"/>
          <w:i/>
        </w:rPr>
        <w:t>d</w:t>
      </w:r>
      <w:r w:rsidR="00DA3C47" w:rsidRPr="00361803">
        <w:rPr>
          <w:rStyle w:val="PageNumber"/>
        </w:rPr>
        <w:t xml:space="preserve"> = 1)</w:t>
      </w:r>
      <w:r w:rsidR="00F411E5" w:rsidRPr="00361803">
        <w:rPr>
          <w:rStyle w:val="PageNumber"/>
        </w:rPr>
        <w:t xml:space="preserve"> </w:t>
      </w:r>
      <w:r w:rsidR="00F411E5" w:rsidRPr="00361803">
        <w:rPr>
          <w:rStyle w:val="PageNumber"/>
          <w:bCs/>
        </w:rPr>
        <w:t>and measured the resulting segregation variance in hybrids.</w:t>
      </w:r>
      <w:r w:rsidR="006470D7" w:rsidRPr="00361803">
        <w:rPr>
          <w:rStyle w:val="PageNumber"/>
        </w:rPr>
        <w:t xml:space="preserve"> </w:t>
      </w:r>
      <w:r w:rsidR="00636D68" w:rsidRPr="00361803">
        <w:rPr>
          <w:rStyle w:val="PageNumber"/>
        </w:rPr>
        <w:t>Panel (a)</w:t>
      </w:r>
      <w:r w:rsidR="00354549" w:rsidRPr="00361803">
        <w:rPr>
          <w:rStyle w:val="PageNumber"/>
        </w:rPr>
        <w:t xml:space="preserve"> plot</w:t>
      </w:r>
      <w:r w:rsidR="00636D68" w:rsidRPr="00361803">
        <w:rPr>
          <w:rStyle w:val="PageNumber"/>
        </w:rPr>
        <w:t>s</w:t>
      </w:r>
      <w:r w:rsidR="00354549" w:rsidRPr="00361803">
        <w:rPr>
          <w:rStyle w:val="PageNumber"/>
        </w:rPr>
        <w:t xml:space="preserve"> two cases of standing variation: no standing variation (</w:t>
      </w:r>
      <w:r w:rsidR="00CB0DF1" w:rsidRPr="00361803">
        <w:rPr>
          <w:rStyle w:val="PageNumber"/>
          <w:i/>
        </w:rPr>
        <w:t>n</w:t>
      </w:r>
      <w:r w:rsidR="00CB0DF1" w:rsidRPr="00361803">
        <w:rPr>
          <w:rStyle w:val="PageNumber"/>
        </w:rPr>
        <w:t xml:space="preserve"> = 0; </w:t>
      </w:r>
      <w:r w:rsidR="00F0629E">
        <w:rPr>
          <w:rStyle w:val="PageNumber"/>
          <w:iCs/>
        </w:rPr>
        <w:t>light green</w:t>
      </w:r>
      <w:r w:rsidR="00F411E5" w:rsidRPr="00361803">
        <w:rPr>
          <w:rStyle w:val="PageNumber"/>
        </w:rPr>
        <w:t>)</w:t>
      </w:r>
      <w:r w:rsidR="00354549" w:rsidRPr="00361803">
        <w:rPr>
          <w:rStyle w:val="PageNumber"/>
        </w:rPr>
        <w:t xml:space="preserve"> and the amount of standing variation that </w:t>
      </w:r>
      <w:r w:rsidR="00F411E5" w:rsidRPr="00361803">
        <w:rPr>
          <w:rStyle w:val="PageNumber"/>
        </w:rPr>
        <w:t xml:space="preserve">minimizes </w:t>
      </w:r>
      <w:r w:rsidR="00DA3C47" w:rsidRPr="00361803">
        <w:rPr>
          <w:rStyle w:val="PageNumber"/>
        </w:rPr>
        <w:t>segregation</w:t>
      </w:r>
      <w:r w:rsidR="00F411E5" w:rsidRPr="00361803">
        <w:rPr>
          <w:rStyle w:val="PageNumber"/>
        </w:rPr>
        <w:t xml:space="preserve"> variance at </w:t>
      </w:r>
      <w:r w:rsidR="00354549" w:rsidRPr="00361803">
        <w:rPr>
          <w:rStyle w:val="PageNumber"/>
          <w:i/>
          <w:iCs/>
        </w:rPr>
        <w:t>ϴ</w:t>
      </w:r>
      <w:r w:rsidR="00354549" w:rsidRPr="00361803">
        <w:rPr>
          <w:rStyle w:val="PageNumber"/>
        </w:rPr>
        <w:t xml:space="preserve"> = 0°</w:t>
      </w:r>
      <w:r w:rsidR="00496E9D">
        <w:rPr>
          <w:rStyle w:val="PageNumber"/>
        </w:rPr>
        <w:t xml:space="preserve"> </w:t>
      </w:r>
      <w:r w:rsidR="00F411E5" w:rsidRPr="00361803">
        <w:rPr>
          <w:rStyle w:val="PageNumber"/>
        </w:rPr>
        <w:t>(</w:t>
      </w:r>
      <w:r w:rsidR="00327E42" w:rsidRPr="00361803">
        <w:rPr>
          <w:rStyle w:val="PageNumber"/>
          <w:i/>
        </w:rPr>
        <w:t>n</w:t>
      </w:r>
      <w:r w:rsidR="00327E42" w:rsidRPr="00361803">
        <w:rPr>
          <w:rStyle w:val="PageNumber"/>
        </w:rPr>
        <w:t xml:space="preserve"> </w:t>
      </w:r>
      <w:r w:rsidR="00F0629E">
        <w:rPr>
          <w:rStyle w:val="PageNumber"/>
        </w:rPr>
        <w:t>= 40; dark green</w:t>
      </w:r>
      <w:r w:rsidR="00354549" w:rsidRPr="00361803">
        <w:rPr>
          <w:rStyle w:val="PageNumber"/>
        </w:rPr>
        <w:t>).</w:t>
      </w:r>
      <w:r w:rsidR="00217E82" w:rsidRPr="00361803">
        <w:rPr>
          <w:rStyle w:val="PageNumber"/>
        </w:rPr>
        <w:t xml:space="preserve"> </w:t>
      </w:r>
      <w:r w:rsidR="00F0629E">
        <w:t>Curves are loess fits. Panel (b) depicts the relationship between the initial fraction of beneficial mutations that are not beneficial in the other population for two different dimensionalities (</w:t>
      </w:r>
      <w:r w:rsidR="00F0629E">
        <w:rPr>
          <w:rStyle w:val="PageNumber"/>
          <w:i/>
          <w:iCs/>
        </w:rPr>
        <w:t>m</w:t>
      </w:r>
      <w:r w:rsidR="00F0629E">
        <w:t xml:space="preserve"> =2</w:t>
      </w:r>
      <w:r w:rsidR="00AE6AE9">
        <w:t xml:space="preserve"> [solid line]</w:t>
      </w:r>
      <w:r w:rsidR="00F0629E">
        <w:t xml:space="preserve"> &amp; 10</w:t>
      </w:r>
      <w:r w:rsidR="00AE6AE9">
        <w:t xml:space="preserve"> [dashed line]</w:t>
      </w:r>
      <w:r w:rsidR="00F0629E">
        <w:t xml:space="preserve">). In the inset cartoon, mutations in the </w:t>
      </w:r>
      <w:r w:rsidR="009174CF">
        <w:t>r</w:t>
      </w:r>
      <w:r w:rsidR="00BA2124">
        <w:t>ed</w:t>
      </w:r>
      <w:r w:rsidR="00F0629E">
        <w:t xml:space="preserve"> and blue regions are initially beneficial only in the ‘red’ or ‘blue' environments, while mutations in the pink region are mutually beneficial (i.e., the </w:t>
      </w:r>
      <w:r w:rsidR="005937D7">
        <w:t>red</w:t>
      </w:r>
      <w:r w:rsidR="00F0629E">
        <w:t xml:space="preserve"> area divided by the pink and </w:t>
      </w:r>
      <w:r w:rsidR="001D611E">
        <w:t>red</w:t>
      </w:r>
      <w:r w:rsidR="00F0629E">
        <w:t xml:space="preserve"> area </w:t>
      </w:r>
      <w:r w:rsidR="001D611E">
        <w:t xml:space="preserve">together </w:t>
      </w:r>
      <w:r w:rsidR="00F0629E">
        <w:t>is the fraction of non-overlap).</w:t>
      </w:r>
      <w:r w:rsidR="00712AE9">
        <w:t xml:space="preserve"> The light green line is set at </w:t>
      </w:r>
      <w:r w:rsidR="00712AE9">
        <w:rPr>
          <w:i/>
        </w:rPr>
        <w:t>y</w:t>
      </w:r>
      <w:r w:rsidR="00712AE9">
        <w:t xml:space="preserve"> = 1.</w:t>
      </w:r>
    </w:p>
    <w:p w14:paraId="59DE9716" w14:textId="77777777" w:rsidR="005F4F27" w:rsidRPr="00361803" w:rsidRDefault="003815E5" w:rsidP="005B6774">
      <w:pPr>
        <w:pStyle w:val="Body"/>
        <w:spacing w:line="480" w:lineRule="auto"/>
      </w:pPr>
      <w:r w:rsidRPr="00361803">
        <w:rPr>
          <w:rStyle w:val="PageNumber"/>
          <w:b/>
          <w:bCs/>
        </w:rPr>
        <w:br w:type="page"/>
      </w:r>
    </w:p>
    <w:p w14:paraId="37968E51" w14:textId="32917E9B" w:rsidR="004F7866" w:rsidRPr="00361803" w:rsidRDefault="00CE23A9" w:rsidP="005B6774">
      <w:pPr>
        <w:pStyle w:val="Body"/>
        <w:spacing w:line="480" w:lineRule="auto"/>
        <w:rPr>
          <w:rStyle w:val="PageNumber"/>
          <w:b/>
          <w:bCs/>
        </w:rPr>
      </w:pPr>
      <w:r>
        <w:rPr>
          <w:b/>
          <w:bCs/>
          <w:noProof/>
          <w:lang w:val="en-US" w:eastAsia="zh-CN"/>
        </w:rPr>
        <w:lastRenderedPageBreak/>
        <w:drawing>
          <wp:inline distT="0" distB="0" distL="0" distR="0" wp14:anchorId="12B2D85A" wp14:editId="385C6398">
            <wp:extent cx="6795135" cy="2478482"/>
            <wp:effectExtent l="0" t="0" r="1206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pret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3098" cy="2499624"/>
                    </a:xfrm>
                    <a:prstGeom prst="rect">
                      <a:avLst/>
                    </a:prstGeom>
                  </pic:spPr>
                </pic:pic>
              </a:graphicData>
            </a:graphic>
          </wp:inline>
        </w:drawing>
      </w:r>
    </w:p>
    <w:p w14:paraId="34E928B2" w14:textId="55E76CC7" w:rsidR="00D7071F" w:rsidRDefault="00D7071F" w:rsidP="00135099">
      <w:pPr>
        <w:pStyle w:val="BodyA"/>
        <w:spacing w:line="480" w:lineRule="auto"/>
      </w:pPr>
      <w:r>
        <w:rPr>
          <w:rStyle w:val="PageNumber"/>
          <w:b/>
          <w:bCs/>
        </w:rPr>
        <w:t>Figure 4. The effect of standing variation on mean hybrid fitness.</w:t>
      </w:r>
      <w:r>
        <w:t xml:space="preserve"> Panel (a) shows the mean relative fitness of hybrids—as compared to parents—across environments in simulations initiated with (</w:t>
      </w:r>
      <w:r>
        <w:rPr>
          <w:rStyle w:val="PageNumber"/>
          <w:i/>
          <w:iCs/>
        </w:rPr>
        <w:t xml:space="preserve">n </w:t>
      </w:r>
      <w:r>
        <w:t xml:space="preserve">= 40; </w:t>
      </w:r>
      <w:r w:rsidR="00972499">
        <w:t>dark green</w:t>
      </w:r>
      <w:r>
        <w:t>) and without (</w:t>
      </w:r>
      <w:r>
        <w:rPr>
          <w:rStyle w:val="PageNumber"/>
          <w:i/>
          <w:iCs/>
        </w:rPr>
        <w:t xml:space="preserve">n </w:t>
      </w:r>
      <w:r>
        <w:t xml:space="preserve">= 0; </w:t>
      </w:r>
      <w:r w:rsidR="00446DE5">
        <w:t>light green</w:t>
      </w:r>
      <w:r>
        <w:t xml:space="preserve">) ancestral standing genetic variation. Panel (b) shows the effect of standing variation on mean relative hybrid fitness (the difference between </w:t>
      </w:r>
      <w:del w:id="169" w:author="Microsoft Office User" w:date="2018-07-05T11:54:00Z">
        <w:r w:rsidDel="00135099">
          <w:delText xml:space="preserve">light </w:delText>
        </w:r>
      </w:del>
      <w:ins w:id="170" w:author="Microsoft Office User" w:date="2018-07-05T11:54:00Z">
        <w:r w:rsidR="00135099">
          <w:t xml:space="preserve">dark </w:t>
        </w:r>
      </w:ins>
      <w:r>
        <w:t xml:space="preserve">and </w:t>
      </w:r>
      <w:del w:id="171" w:author="Microsoft Office User" w:date="2018-07-05T11:54:00Z">
        <w:r w:rsidDel="00135099">
          <w:delText xml:space="preserve">dark </w:delText>
        </w:r>
      </w:del>
      <w:ins w:id="172" w:author="Microsoft Office User" w:date="2018-07-05T11:54:00Z">
        <w:r w:rsidR="00135099">
          <w:t xml:space="preserve">light </w:t>
        </w:r>
      </w:ins>
      <w:r>
        <w:t xml:space="preserve">green lines in panel [a]); the horizontal line indicates no effect of standing variation on relative mean hybrid fitness. </w:t>
      </w:r>
      <w:commentRangeStart w:id="173"/>
      <w:r>
        <w:t>Panel (c)</w:t>
      </w:r>
      <w:commentRangeEnd w:id="173"/>
      <w:r w:rsidR="00135099">
        <w:rPr>
          <w:rStyle w:val="CommentReference"/>
          <w:rFonts w:ascii="Times New Roman" w:eastAsia="Arial Unicode MS" w:hAnsi="Times New Roman" w:cs="Times New Roman"/>
          <w:color w:val="auto"/>
        </w:rPr>
        <w:commentReference w:id="173"/>
      </w:r>
      <w:r>
        <w:t xml:space="preserve"> illustrates the relationship between segregation variance and mean hybrid fitness for three values of </w:t>
      </w:r>
      <w:r>
        <w:rPr>
          <w:rStyle w:val="PageNumber"/>
          <w:i/>
          <w:iCs/>
        </w:rPr>
        <w:t xml:space="preserve">ϴ </w:t>
      </w:r>
      <w:r>
        <w:t xml:space="preserve">angles (black, </w:t>
      </w:r>
      <w:r>
        <w:rPr>
          <w:rStyle w:val="PageNumber"/>
          <w:i/>
          <w:iCs/>
        </w:rPr>
        <w:t xml:space="preserve">ϴ </w:t>
      </w:r>
      <w:r>
        <w:t xml:space="preserve">= 0°; </w:t>
      </w:r>
      <w:r w:rsidR="00413395">
        <w:t>brown</w:t>
      </w:r>
      <w:r>
        <w:t xml:space="preserve">, </w:t>
      </w:r>
      <w:r>
        <w:rPr>
          <w:rStyle w:val="PageNumber"/>
          <w:i/>
          <w:iCs/>
        </w:rPr>
        <w:t xml:space="preserve">ϴ </w:t>
      </w:r>
      <w:r>
        <w:t xml:space="preserve">= 60°; grey, </w:t>
      </w:r>
      <w:r>
        <w:rPr>
          <w:rStyle w:val="PageNumber"/>
          <w:i/>
          <w:iCs/>
        </w:rPr>
        <w:t xml:space="preserve">ϴ </w:t>
      </w:r>
      <w:r>
        <w:t xml:space="preserve">= 180°) when hybrid phenotypes are multivariate normal with mean between the two parental optima and equal variance in all phenotypic dimensions (no covariance). Hybrid fitness is plotted for each </w:t>
      </w:r>
      <w:r>
        <w:rPr>
          <w:rStyle w:val="PageNumber"/>
          <w:i/>
          <w:iCs/>
        </w:rPr>
        <w:t>ϴ</w:t>
      </w:r>
      <w:del w:id="174" w:author="Microsoft Office User" w:date="2018-07-05T11:55:00Z">
        <w:r w:rsidDel="00135099">
          <w:delText xml:space="preserve"> as</w:delText>
        </w:r>
      </w:del>
      <w:r>
        <w:t xml:space="preserve"> relative to the case of no variance; the horizontal line a</w:t>
      </w:r>
      <w:ins w:id="175" w:author="Microsoft Office User" w:date="2018-07-05T11:55:00Z">
        <w:r w:rsidR="00135099">
          <w:t>t</w:t>
        </w:r>
      </w:ins>
      <w:del w:id="176" w:author="Microsoft Office User" w:date="2018-07-05T11:55:00Z">
        <w:r w:rsidDel="00135099">
          <w:delText>y</w:delText>
        </w:r>
      </w:del>
      <w:r>
        <w:t xml:space="preserve"> </w:t>
      </w:r>
      <w:r>
        <w:rPr>
          <w:rStyle w:val="PageNumber"/>
          <w:i/>
          <w:iCs/>
        </w:rPr>
        <w:t>y</w:t>
      </w:r>
      <w:r>
        <w:t xml:space="preserve"> = 1 indicates that segregation variance has no effect on hybrid fitness. The data in panels (a) and (b) are from the simulations plotted in Fig. 3A.</w:t>
      </w:r>
    </w:p>
    <w:p w14:paraId="151EFC3D" w14:textId="77777777" w:rsidR="00B81BC6" w:rsidRPr="00361803" w:rsidRDefault="00B81BC6" w:rsidP="005B6774">
      <w:pPr>
        <w:spacing w:line="480" w:lineRule="auto"/>
        <w:rPr>
          <w:rStyle w:val="PageNumber"/>
          <w:rFonts w:ascii="Calibri" w:eastAsia="Calibri" w:hAnsi="Calibri" w:cs="Calibri"/>
          <w:color w:val="000000"/>
          <w:u w:color="000000"/>
          <w:lang w:val="en-CA" w:eastAsia="en-CA"/>
        </w:rPr>
      </w:pPr>
      <w:r w:rsidRPr="00361803">
        <w:rPr>
          <w:rStyle w:val="PageNumber"/>
          <w:rFonts w:ascii="Calibri" w:hAnsi="Calibri" w:cs="Calibri"/>
          <w:lang w:val="en-CA"/>
        </w:rPr>
        <w:br w:type="page"/>
      </w:r>
    </w:p>
    <w:p w14:paraId="109B2E39" w14:textId="60725C16" w:rsidR="00A225C0" w:rsidRPr="00361803" w:rsidRDefault="00B81BC6" w:rsidP="005B6774">
      <w:pPr>
        <w:pStyle w:val="Body"/>
        <w:spacing w:line="480" w:lineRule="auto"/>
        <w:jc w:val="center"/>
        <w:outlineLvl w:val="0"/>
        <w:rPr>
          <w:b/>
          <w:u w:val="single"/>
        </w:rPr>
      </w:pPr>
      <w:r w:rsidRPr="00361803">
        <w:rPr>
          <w:b/>
          <w:u w:val="single"/>
        </w:rPr>
        <w:lastRenderedPageBreak/>
        <w:t>Supporting information for:</w:t>
      </w:r>
    </w:p>
    <w:p w14:paraId="5391A9C8" w14:textId="6325CECC" w:rsidR="005F4F27" w:rsidRPr="00361803" w:rsidRDefault="00A225C0" w:rsidP="005B6774">
      <w:pPr>
        <w:pStyle w:val="Body"/>
        <w:spacing w:line="480" w:lineRule="auto"/>
        <w:jc w:val="center"/>
        <w:rPr>
          <w:b/>
        </w:rPr>
      </w:pPr>
      <w:r w:rsidRPr="00361803">
        <w:rPr>
          <w:b/>
        </w:rPr>
        <w:t>Patterns of speciation and parallel genetic adaptation from standing variation</w:t>
      </w:r>
    </w:p>
    <w:p w14:paraId="19CDD5EB" w14:textId="250E5E76" w:rsidR="00A225C0" w:rsidRPr="00361803" w:rsidRDefault="00A225C0" w:rsidP="005B6774">
      <w:pPr>
        <w:pStyle w:val="Body"/>
        <w:spacing w:line="480" w:lineRule="auto"/>
        <w:jc w:val="center"/>
        <w:rPr>
          <w:b/>
        </w:rPr>
      </w:pPr>
      <w:r w:rsidRPr="00361803">
        <w:rPr>
          <w:b/>
          <w:u w:val="single"/>
        </w:rPr>
        <w:t>by</w:t>
      </w:r>
    </w:p>
    <w:p w14:paraId="75427E35" w14:textId="5F23ED83" w:rsidR="00A225C0" w:rsidRPr="00361803" w:rsidRDefault="00A225C0" w:rsidP="005B6774">
      <w:pPr>
        <w:pStyle w:val="Body"/>
        <w:spacing w:line="480" w:lineRule="auto"/>
        <w:jc w:val="center"/>
        <w:outlineLvl w:val="0"/>
        <w:rPr>
          <w:b/>
        </w:rPr>
      </w:pPr>
      <w:r w:rsidRPr="00361803">
        <w:rPr>
          <w:b/>
        </w:rPr>
        <w:t xml:space="preserve">Ken A. Thompson, Matthew M. Osmond and </w:t>
      </w:r>
      <w:proofErr w:type="spellStart"/>
      <w:r w:rsidRPr="00361803">
        <w:rPr>
          <w:b/>
        </w:rPr>
        <w:t>Dolph</w:t>
      </w:r>
      <w:proofErr w:type="spellEnd"/>
      <w:r w:rsidRPr="00361803">
        <w:rPr>
          <w:b/>
        </w:rPr>
        <w:t xml:space="preserve"> </w:t>
      </w:r>
      <w:proofErr w:type="spellStart"/>
      <w:r w:rsidRPr="00361803">
        <w:rPr>
          <w:b/>
        </w:rPr>
        <w:t>Schluter</w:t>
      </w:r>
      <w:proofErr w:type="spellEnd"/>
    </w:p>
    <w:p w14:paraId="03301E38" w14:textId="51CF7A88" w:rsidR="00A225C0" w:rsidRPr="00361803" w:rsidRDefault="00A225C0" w:rsidP="005B6774">
      <w:pPr>
        <w:pStyle w:val="Body"/>
        <w:spacing w:line="480" w:lineRule="auto"/>
        <w:rPr>
          <w:b/>
        </w:rPr>
      </w:pPr>
    </w:p>
    <w:p w14:paraId="1F9C9C88" w14:textId="28891F67" w:rsidR="00A225C0" w:rsidRPr="00565C30" w:rsidRDefault="00A225C0" w:rsidP="005B6774">
      <w:pPr>
        <w:pStyle w:val="Body"/>
        <w:spacing w:line="480" w:lineRule="auto"/>
        <w:outlineLvl w:val="0"/>
        <w:rPr>
          <w:b/>
          <w:lang w:val="fr-CA"/>
        </w:rPr>
      </w:pPr>
      <w:r w:rsidRPr="00565C30">
        <w:rPr>
          <w:b/>
          <w:lang w:val="fr-CA"/>
        </w:rPr>
        <w:t>Contents:</w:t>
      </w:r>
    </w:p>
    <w:p w14:paraId="2F866D3D" w14:textId="1ED3664B" w:rsidR="00C617F6" w:rsidRPr="00565C30" w:rsidRDefault="00C617F6" w:rsidP="005B6774">
      <w:pPr>
        <w:pStyle w:val="Body"/>
        <w:spacing w:line="480" w:lineRule="auto"/>
        <w:outlineLvl w:val="0"/>
        <w:rPr>
          <w:lang w:val="fr-CA"/>
        </w:rPr>
      </w:pPr>
      <w:proofErr w:type="spellStart"/>
      <w:r w:rsidRPr="00565C30">
        <w:rPr>
          <w:lang w:val="fr-CA"/>
        </w:rPr>
        <w:t>Appendix</w:t>
      </w:r>
      <w:proofErr w:type="spellEnd"/>
      <w:r w:rsidRPr="00565C30">
        <w:rPr>
          <w:lang w:val="fr-CA"/>
        </w:rPr>
        <w:t xml:space="preserve"> 1</w:t>
      </w:r>
    </w:p>
    <w:p w14:paraId="2B5968AC" w14:textId="2F7FE6C3" w:rsidR="00A225C0" w:rsidRPr="00565C30" w:rsidRDefault="00A225C0" w:rsidP="005B6774">
      <w:pPr>
        <w:pStyle w:val="Body"/>
        <w:spacing w:line="480" w:lineRule="auto"/>
        <w:rPr>
          <w:lang w:val="fr-CA"/>
        </w:rPr>
      </w:pPr>
      <w:r w:rsidRPr="00565C30">
        <w:rPr>
          <w:lang w:val="fr-CA"/>
        </w:rPr>
        <w:t>Figures S1-</w:t>
      </w:r>
      <w:r w:rsidR="00C617F6" w:rsidRPr="00565C30">
        <w:rPr>
          <w:lang w:val="fr-CA"/>
        </w:rPr>
        <w:t>6</w:t>
      </w:r>
      <w:r w:rsidRPr="00565C30">
        <w:rPr>
          <w:lang w:val="fr-CA"/>
        </w:rPr>
        <w:t>.</w:t>
      </w:r>
    </w:p>
    <w:p w14:paraId="4D6628BA" w14:textId="1FC129C5" w:rsidR="00AE44A7" w:rsidRPr="00565C30" w:rsidRDefault="00AE44A7" w:rsidP="005B6774">
      <w:pPr>
        <w:spacing w:line="480" w:lineRule="auto"/>
        <w:rPr>
          <w:rFonts w:ascii="Calibri" w:hAnsi="Calibri" w:cs="Calibri"/>
          <w:b/>
          <w:lang w:val="fr-CA"/>
        </w:rPr>
      </w:pPr>
      <w:r w:rsidRPr="00565C30">
        <w:rPr>
          <w:rFonts w:ascii="Calibri" w:hAnsi="Calibri" w:cs="Calibri"/>
          <w:b/>
          <w:lang w:val="fr-CA"/>
        </w:rPr>
        <w:br w:type="page"/>
      </w:r>
    </w:p>
    <w:p w14:paraId="506C398A" w14:textId="5C20596C" w:rsidR="00F84D85" w:rsidRPr="00565C30" w:rsidRDefault="00F84D85" w:rsidP="005B6774">
      <w:pPr>
        <w:spacing w:line="480" w:lineRule="auto"/>
        <w:rPr>
          <w:rFonts w:ascii="Calibri" w:hAnsi="Calibri" w:cs="Calibri"/>
          <w:lang w:val="fr-CA"/>
        </w:rPr>
      </w:pPr>
      <w:proofErr w:type="spellStart"/>
      <w:r w:rsidRPr="00565C30">
        <w:rPr>
          <w:rFonts w:ascii="Calibri" w:hAnsi="Calibri" w:cs="Calibri"/>
          <w:b/>
          <w:lang w:val="fr-CA"/>
        </w:rPr>
        <w:lastRenderedPageBreak/>
        <w:t>Appendix</w:t>
      </w:r>
      <w:proofErr w:type="spellEnd"/>
      <w:r w:rsidRPr="00565C30">
        <w:rPr>
          <w:rFonts w:ascii="Calibri" w:hAnsi="Calibri" w:cs="Calibri"/>
          <w:b/>
          <w:lang w:val="fr-CA"/>
        </w:rPr>
        <w:t xml:space="preserve"> 1</w:t>
      </w:r>
    </w:p>
    <w:p w14:paraId="25F1B44D" w14:textId="5EA685C9" w:rsidR="00DB3C72" w:rsidRPr="00B4526A" w:rsidRDefault="00DB3C72" w:rsidP="00135099">
      <w:pPr>
        <w:pStyle w:val="Body"/>
        <w:spacing w:line="480" w:lineRule="auto"/>
        <w:rPr>
          <w:rStyle w:val="PageNumber"/>
        </w:rPr>
      </w:pPr>
      <w:r w:rsidRPr="00B4526A">
        <w:rPr>
          <w:rStyle w:val="PageNumber"/>
        </w:rPr>
        <w:t xml:space="preserve">Here we outline an explanation for why segregation variance increases faster-than-linearly with the angle of divergence, </w:t>
      </w:r>
      <w:r w:rsidR="00BA49AA">
        <w:rPr>
          <w:rStyle w:val="PageNumber"/>
          <w:i/>
          <w:iCs/>
        </w:rPr>
        <w:t>ϴ</w:t>
      </w:r>
      <w:r>
        <w:rPr>
          <w:rStyle w:val="PageNumber"/>
        </w:rPr>
        <w:t xml:space="preserve"> </w:t>
      </w:r>
      <w:r w:rsidRPr="00B4526A">
        <w:rPr>
          <w:rStyle w:val="PageNumber"/>
        </w:rPr>
        <w:t xml:space="preserve">(Fig. 3A). </w:t>
      </w:r>
      <w:r w:rsidR="00717DDB">
        <w:rPr>
          <w:rStyle w:val="PageNumber"/>
        </w:rPr>
        <w:t xml:space="preserve">In our simulations, </w:t>
      </w:r>
      <w:del w:id="177" w:author="Microsoft Office User" w:date="2018-07-05T11:56:00Z">
        <w:r w:rsidR="00717DDB" w:rsidDel="00135099">
          <w:rPr>
            <w:rStyle w:val="PageNumber"/>
          </w:rPr>
          <w:delText>variation in the</w:delText>
        </w:r>
      </w:del>
      <w:ins w:id="178" w:author="Microsoft Office User" w:date="2018-07-05T11:56:00Z">
        <w:r w:rsidR="00135099">
          <w:rPr>
            <w:rStyle w:val="PageNumber"/>
          </w:rPr>
          <w:t>non-zero</w:t>
        </w:r>
      </w:ins>
      <w:r w:rsidR="00717DDB">
        <w:rPr>
          <w:rStyle w:val="PageNumber"/>
        </w:rPr>
        <w:t xml:space="preserve"> </w:t>
      </w:r>
      <w:r w:rsidRPr="00B4526A">
        <w:rPr>
          <w:rStyle w:val="PageNumber"/>
        </w:rPr>
        <w:t xml:space="preserve">segregation variance </w:t>
      </w:r>
      <w:r w:rsidR="00717DDB">
        <w:rPr>
          <w:rStyle w:val="PageNumber"/>
        </w:rPr>
        <w:t xml:space="preserve">after hybridization can only arise </w:t>
      </w:r>
      <w:r w:rsidRPr="00B4526A">
        <w:rPr>
          <w:rStyle w:val="PageNumber"/>
        </w:rPr>
        <w:t>from non-parallel genetic evolution</w:t>
      </w:r>
      <w:ins w:id="179" w:author="Microsoft Office User" w:date="2018-07-05T11:56:00Z">
        <w:r w:rsidR="00135099">
          <w:rPr>
            <w:rStyle w:val="PageNumber"/>
          </w:rPr>
          <w:t xml:space="preserve"> in the parental populations</w:t>
        </w:r>
      </w:ins>
      <w:r w:rsidR="00717DDB">
        <w:rPr>
          <w:rStyle w:val="PageNumber"/>
        </w:rPr>
        <w:t xml:space="preserve">. Therefore, this explanation </w:t>
      </w:r>
      <w:r w:rsidRPr="00B4526A">
        <w:rPr>
          <w:rStyle w:val="PageNumber"/>
        </w:rPr>
        <w:t>is equivalent to explaining why the extent of non-parallel genetic adaptation increases faster-than-linearly with the angle of divergence.</w:t>
      </w:r>
    </w:p>
    <w:p w14:paraId="449EB24F" w14:textId="01555EE6" w:rsidR="00DB3C72" w:rsidRPr="00B4526A" w:rsidRDefault="00DB3C72" w:rsidP="000D3A0A">
      <w:pPr>
        <w:pStyle w:val="Body"/>
        <w:spacing w:line="480" w:lineRule="auto"/>
        <w:ind w:firstLine="720"/>
        <w:rPr>
          <w:rStyle w:val="PageNumber"/>
        </w:rPr>
      </w:pPr>
      <w:r w:rsidRPr="00B4526A">
        <w:rPr>
          <w:rStyle w:val="PageNumber"/>
        </w:rPr>
        <w:t xml:space="preserve">Our explanation focuses on the extent of phenotypic space that </w:t>
      </w:r>
      <w:r>
        <w:rPr>
          <w:rStyle w:val="PageNumber"/>
        </w:rPr>
        <w:t xml:space="preserve">is </w:t>
      </w:r>
      <w:del w:id="180" w:author="Microsoft Office User" w:date="2018-07-05T11:57:00Z">
        <w:r w:rsidDel="00135099">
          <w:rPr>
            <w:rStyle w:val="PageNumber"/>
          </w:rPr>
          <w:delText xml:space="preserve">initially </w:delText>
        </w:r>
      </w:del>
      <w:r>
        <w:rPr>
          <w:rStyle w:val="PageNumber"/>
        </w:rPr>
        <w:t xml:space="preserve">mutually beneficial, that is, </w:t>
      </w:r>
      <w:r w:rsidRPr="00B4526A">
        <w:rPr>
          <w:rStyle w:val="PageNumber"/>
        </w:rPr>
        <w:t>has a higher fitness than the mean phenotype of both adapting</w:t>
      </w:r>
      <w:del w:id="181" w:author="Microsoft Office User" w:date="2018-07-05T11:57:00Z">
        <w:r w:rsidRPr="00B4526A" w:rsidDel="00135099">
          <w:rPr>
            <w:rStyle w:val="PageNumber"/>
          </w:rPr>
          <w:delText xml:space="preserve"> populations at the time they are founded</w:delText>
        </w:r>
      </w:del>
      <w:r w:rsidRPr="00B4526A">
        <w:rPr>
          <w:rStyle w:val="PageNumber"/>
        </w:rPr>
        <w:t>. At the time of founding both adapting populations are expected to have the same mean phenotype, which is the mean ancestral phenotype. Mutations that move this ancestral mean phenotype into the region that has higher fitness in both parental environments are thus mutually beneficial (at least when phenotypes are sufficiently clustered around the mean). The region of phenotypic space that has higher fitness than the mean in one environment is a hypersphere (of dimension m)</w:t>
      </w:r>
      <w:ins w:id="182" w:author="Microsoft Office User" w:date="2018-07-05T12:00:00Z">
        <w:r w:rsidR="000D3A0A">
          <w:rPr>
            <w:rStyle w:val="PageNumber"/>
          </w:rPr>
          <w:t>,</w:t>
        </w:r>
      </w:ins>
      <w:r w:rsidRPr="00B4526A">
        <w:rPr>
          <w:rStyle w:val="PageNumber"/>
        </w:rPr>
        <w:t xml:space="preserve"> cent</w:t>
      </w:r>
      <w:r>
        <w:rPr>
          <w:rStyle w:val="PageNumber"/>
        </w:rPr>
        <w:t>e</w:t>
      </w:r>
      <w:r w:rsidRPr="00B4526A">
        <w:rPr>
          <w:rStyle w:val="PageNumber"/>
        </w:rPr>
        <w:t>red on the optimum with a radius equal to the distance between the mean phenotype and the optimum</w:t>
      </w:r>
      <w:r>
        <w:rPr>
          <w:rStyle w:val="PageNumber"/>
        </w:rPr>
        <w:t xml:space="preserve">, </w:t>
      </w:r>
      <w:r w:rsidRPr="00A4627C">
        <w:rPr>
          <w:rStyle w:val="PageNumber"/>
          <w:i/>
          <w:iCs/>
        </w:rPr>
        <w:t>d</w:t>
      </w:r>
      <w:r w:rsidRPr="00B4526A">
        <w:rPr>
          <w:rStyle w:val="PageNumber"/>
        </w:rPr>
        <w:t xml:space="preserve">. A second hypersphere describes the phenotypic space that has higher fitness than the mean phenotype in the other </w:t>
      </w:r>
      <w:r>
        <w:rPr>
          <w:rStyle w:val="PageNumber"/>
        </w:rPr>
        <w:t xml:space="preserve">parental </w:t>
      </w:r>
      <w:r w:rsidRPr="00B4526A">
        <w:rPr>
          <w:rStyle w:val="PageNumber"/>
        </w:rPr>
        <w:t>environment. The region that is mutually</w:t>
      </w:r>
      <w:ins w:id="183" w:author="Microsoft Office User" w:date="2018-07-05T11:58:00Z">
        <w:r w:rsidR="000D3A0A">
          <w:rPr>
            <w:rStyle w:val="PageNumber"/>
          </w:rPr>
          <w:t xml:space="preserve"> </w:t>
        </w:r>
      </w:ins>
      <w:del w:id="184" w:author="Microsoft Office User" w:date="2018-07-05T11:58:00Z">
        <w:r w:rsidRPr="00B4526A" w:rsidDel="000D3A0A">
          <w:rPr>
            <w:rStyle w:val="PageNumber"/>
          </w:rPr>
          <w:delText>-</w:delText>
        </w:r>
      </w:del>
      <w:r w:rsidRPr="00B4526A">
        <w:rPr>
          <w:rStyle w:val="PageNumber"/>
        </w:rPr>
        <w:t xml:space="preserve">beneficial is then the intersection of two hyperspheres, </w:t>
      </w:r>
      <w:del w:id="185" w:author="Microsoft Office User" w:date="2018-07-05T12:00:00Z">
        <w:r w:rsidRPr="00B4526A" w:rsidDel="000D3A0A">
          <w:rPr>
            <w:rStyle w:val="PageNumber"/>
          </w:rPr>
          <w:delText>referred to as a</w:delText>
        </w:r>
      </w:del>
      <w:ins w:id="186" w:author="Microsoft Office User" w:date="2018-07-05T12:00:00Z">
        <w:r w:rsidR="000D3A0A">
          <w:rPr>
            <w:rStyle w:val="PageNumber"/>
          </w:rPr>
          <w:t>which is the union of two</w:t>
        </w:r>
      </w:ins>
      <w:r w:rsidRPr="00B4526A">
        <w:rPr>
          <w:rStyle w:val="PageNumber"/>
        </w:rPr>
        <w:t xml:space="preserve"> </w:t>
      </w:r>
      <w:proofErr w:type="spellStart"/>
      <w:r w:rsidRPr="00B4526A">
        <w:rPr>
          <w:rStyle w:val="PageNumber"/>
        </w:rPr>
        <w:t>hyperspherical</w:t>
      </w:r>
      <w:proofErr w:type="spellEnd"/>
      <w:r w:rsidRPr="00B4526A">
        <w:rPr>
          <w:rStyle w:val="PageNumber"/>
        </w:rPr>
        <w:t xml:space="preserve"> cap</w:t>
      </w:r>
      <w:ins w:id="187" w:author="Microsoft Office User" w:date="2018-07-05T12:01:00Z">
        <w:r w:rsidR="000D3A0A">
          <w:rPr>
            <w:rStyle w:val="PageNumber"/>
          </w:rPr>
          <w:t>s</w:t>
        </w:r>
      </w:ins>
      <w:r w:rsidRPr="00B4526A">
        <w:rPr>
          <w:rStyle w:val="PageNumber"/>
        </w:rPr>
        <w:t>.</w:t>
      </w:r>
    </w:p>
    <w:p w14:paraId="172B4D5B" w14:textId="383789ED" w:rsidR="00DB3C72" w:rsidRPr="00B4526A" w:rsidRDefault="00DB3C72" w:rsidP="00DB3C72">
      <w:pPr>
        <w:pStyle w:val="Body"/>
        <w:spacing w:line="480" w:lineRule="auto"/>
        <w:ind w:firstLine="720"/>
        <w:rPr>
          <w:rStyle w:val="PageNumber"/>
        </w:rPr>
      </w:pPr>
      <w:r w:rsidRPr="00B4526A">
        <w:rPr>
          <w:rStyle w:val="PageNumber"/>
        </w:rPr>
        <w:t>Fortunately</w:t>
      </w:r>
      <w:r>
        <w:rPr>
          <w:rStyle w:val="PageNumber"/>
        </w:rPr>
        <w:t>,</w:t>
      </w:r>
      <w:r w:rsidRPr="00B4526A">
        <w:rPr>
          <w:rStyle w:val="PageNumber"/>
        </w:rPr>
        <w:t xml:space="preserve"> the volume of a </w:t>
      </w:r>
      <w:proofErr w:type="spellStart"/>
      <w:r w:rsidRPr="00B4526A">
        <w:rPr>
          <w:rStyle w:val="PageNumber"/>
        </w:rPr>
        <w:t>hyperspherical</w:t>
      </w:r>
      <w:proofErr w:type="spellEnd"/>
      <w:r w:rsidRPr="00B4526A">
        <w:rPr>
          <w:rStyle w:val="PageNumber"/>
        </w:rPr>
        <w:t xml:space="preserve"> cap is known for any dimension</w:t>
      </w:r>
      <w:r>
        <w:rPr>
          <w:rStyle w:val="PageNumber"/>
        </w:rPr>
        <w:t>,</w:t>
      </w:r>
      <w:r w:rsidRPr="00B4526A">
        <w:rPr>
          <w:rStyle w:val="PageNumber"/>
        </w:rPr>
        <w:t xml:space="preserve"> </w:t>
      </w:r>
      <w:r w:rsidRPr="00A4627C">
        <w:rPr>
          <w:rStyle w:val="PageNumber"/>
          <w:i/>
          <w:iCs/>
        </w:rPr>
        <w:t>m</w:t>
      </w:r>
      <w:r w:rsidR="00BA49AA">
        <w:rPr>
          <w:rStyle w:val="PageNumber"/>
        </w:rPr>
        <w:t xml:space="preserve"> </w:t>
      </w:r>
      <w:r w:rsidR="00BA49AA">
        <w:rPr>
          <w:rStyle w:val="PageNumber"/>
        </w:rPr>
        <w:fldChar w:fldCharType="begin" w:fldLock="1"/>
      </w:r>
      <w:r w:rsidR="00BA49AA">
        <w:rPr>
          <w:rStyle w:val="PageNumber"/>
        </w:rPr>
        <w:instrText>ADDIN CSL_CITATION { "citationItems" : [ { "id" : "ITEM-1", "itemData" : { "DOI" : "10.3923/ajms.2011.66.70", "ISSN" : "19945418", "abstract" : "Spherical caps in hyperspace have found applications in stochastic optimizations and software engineering. However, there is a need for concise formulas for surface area and volume that are easy to express and compute. In this note, concise formulas are given in closed-forms. These formulas are obtained by integrating the area/volume of an (n-1)-sphere over a great circle arc in hyperspherical coordinates.", "author" : [ { "dropping-particle" : "", "family" : "Li", "given" : "S.", "non-dropping-particle" : "", "parse-names" : false, "suffix" : "" } ], "container-title" : "Asian Journal of Mathematics &amp; Statistics", "id" : "ITEM-1", "issue" : "1", "issued" : { "date-parts" : [ [ "2011" ] ] }, "page" : "66-70", "title" : "Concise Formulas for the Area and Volume of a Hyperspherical Cap", "type" : "article-journal", "volume" : "4" }, "uris" : [ "http://www.mendeley.com/documents/?uuid=4ede5d6f-e903-4612-81cd-8f72cc072492" ] } ], "mendeley" : { "formattedCitation" : "(Li 2011)", "plainTextFormattedCitation" : "(Li 2011)", "previouslyFormattedCitation" : "(Li 2011)" }, "properties" : {  }, "schema" : "https://github.com/citation-style-language/schema/raw/master/csl-citation.json" }</w:instrText>
      </w:r>
      <w:r w:rsidR="00BA49AA">
        <w:rPr>
          <w:rStyle w:val="PageNumber"/>
        </w:rPr>
        <w:fldChar w:fldCharType="separate"/>
      </w:r>
      <w:r w:rsidR="00BA49AA" w:rsidRPr="00BA49AA">
        <w:rPr>
          <w:rStyle w:val="PageNumber"/>
          <w:noProof/>
        </w:rPr>
        <w:t>(Li 2011)</w:t>
      </w:r>
      <w:r w:rsidR="00BA49AA">
        <w:rPr>
          <w:rStyle w:val="PageNumber"/>
        </w:rPr>
        <w:fldChar w:fldCharType="end"/>
      </w:r>
      <w:r w:rsidRPr="00B4526A">
        <w:rPr>
          <w:rStyle w:val="PageNumber"/>
        </w:rPr>
        <w:t>. It depends on the dimension, the radii of the two hyperspheres, and the distance between their cent</w:t>
      </w:r>
      <w:r>
        <w:rPr>
          <w:rStyle w:val="PageNumber"/>
        </w:rPr>
        <w:t>er</w:t>
      </w:r>
      <w:r w:rsidRPr="00B4526A">
        <w:rPr>
          <w:rStyle w:val="PageNumber"/>
        </w:rPr>
        <w:t xml:space="preserve">s. In our case the radii are equivalent and equal to </w:t>
      </w:r>
      <w:r w:rsidRPr="00A4627C">
        <w:rPr>
          <w:rStyle w:val="PageNumber"/>
          <w:i/>
          <w:iCs/>
        </w:rPr>
        <w:t>d</w:t>
      </w:r>
      <w:r w:rsidRPr="00B4526A">
        <w:rPr>
          <w:rStyle w:val="PageNumber"/>
        </w:rPr>
        <w:t xml:space="preserve"> and the distance between the two centres is </w:t>
      </w:r>
      <w:r w:rsidRPr="00A4627C">
        <w:rPr>
          <w:rStyle w:val="PageNumber"/>
          <w:rFonts w:ascii="de" w:hAnsi="de"/>
          <w:i/>
          <w:iCs/>
        </w:rPr>
        <w:sym w:font="Symbol" w:char="F064"/>
      </w:r>
      <w:r w:rsidRPr="00A4627C">
        <w:rPr>
          <w:rStyle w:val="PageNumber"/>
          <w:rFonts w:ascii="de" w:hAnsi="de"/>
          <w:i/>
          <w:iCs/>
        </w:rPr>
        <w:t xml:space="preserve"> </w:t>
      </w:r>
      <w:r w:rsidRPr="00907E1C">
        <w:rPr>
          <w:rStyle w:val="PageNumber"/>
        </w:rPr>
        <w:t>=</w:t>
      </w:r>
      <w:r w:rsidRPr="00B4526A">
        <w:rPr>
          <w:rStyle w:val="PageNumber"/>
        </w:rPr>
        <w:t xml:space="preserve"> </w:t>
      </w:r>
      <w:r w:rsidRPr="00A4627C">
        <w:rPr>
          <w:rStyle w:val="PageNumber"/>
          <w:i/>
          <w:iCs/>
        </w:rPr>
        <w:t>d</w:t>
      </w:r>
      <w:r>
        <w:rPr>
          <w:rStyle w:val="PageNumber"/>
        </w:rPr>
        <w:t xml:space="preserve"> [</w:t>
      </w:r>
      <w:r w:rsidRPr="00B4526A">
        <w:rPr>
          <w:rStyle w:val="PageNumber"/>
        </w:rPr>
        <w:t>2</w:t>
      </w:r>
      <w:r>
        <w:rPr>
          <w:rStyle w:val="PageNumber"/>
        </w:rPr>
        <w:t xml:space="preserve"> </w:t>
      </w:r>
      <w:r w:rsidRPr="00B4526A">
        <w:rPr>
          <w:rStyle w:val="PageNumber"/>
        </w:rPr>
        <w:t>(1</w:t>
      </w:r>
      <w:r>
        <w:rPr>
          <w:rStyle w:val="PageNumber"/>
        </w:rPr>
        <w:t xml:space="preserve"> </w:t>
      </w:r>
      <w:r w:rsidRPr="00B4526A">
        <w:rPr>
          <w:rStyle w:val="PageNumber"/>
        </w:rPr>
        <w:t>-</w:t>
      </w:r>
      <w:r>
        <w:rPr>
          <w:rStyle w:val="PageNumber"/>
        </w:rPr>
        <w:t xml:space="preserve"> C</w:t>
      </w:r>
      <w:r w:rsidRPr="00B4526A">
        <w:rPr>
          <w:rStyle w:val="PageNumber"/>
        </w:rPr>
        <w:t>os</w:t>
      </w:r>
      <w:r w:rsidR="00BA49AA">
        <w:rPr>
          <w:rStyle w:val="PageNumber"/>
          <w:i/>
          <w:iCs/>
        </w:rPr>
        <w:t>ϴ</w:t>
      </w:r>
      <w:r>
        <w:rPr>
          <w:rStyle w:val="PageNumber"/>
        </w:rPr>
        <w:t>)]</w:t>
      </w:r>
      <w:r>
        <w:rPr>
          <w:rStyle w:val="PageNumber"/>
          <w:vertAlign w:val="superscript"/>
        </w:rPr>
        <w:t>1/2</w:t>
      </w:r>
      <w:r w:rsidRPr="00B4526A">
        <w:rPr>
          <w:rStyle w:val="PageNumber"/>
        </w:rPr>
        <w:t>. Thus</w:t>
      </w:r>
      <w:r>
        <w:rPr>
          <w:rStyle w:val="PageNumber"/>
        </w:rPr>
        <w:t>,</w:t>
      </w:r>
      <w:r w:rsidRPr="00B4526A">
        <w:rPr>
          <w:rStyle w:val="PageNumber"/>
        </w:rPr>
        <w:t xml:space="preserve"> the amount of phenotypic space that is </w:t>
      </w:r>
      <w:r w:rsidRPr="00B4526A">
        <w:rPr>
          <w:rStyle w:val="PageNumber"/>
        </w:rPr>
        <w:lastRenderedPageBreak/>
        <w:t xml:space="preserve">mutually beneficial can be written as a function of </w:t>
      </w:r>
      <w:r w:rsidRPr="00A4627C">
        <w:rPr>
          <w:rStyle w:val="PageNumber"/>
          <w:i/>
          <w:iCs/>
        </w:rPr>
        <w:t>m</w:t>
      </w:r>
      <w:r w:rsidRPr="00B4526A">
        <w:rPr>
          <w:rStyle w:val="PageNumber"/>
        </w:rPr>
        <w:t xml:space="preserve">, </w:t>
      </w:r>
      <w:r w:rsidRPr="00A4627C">
        <w:rPr>
          <w:rStyle w:val="PageNumber"/>
          <w:i/>
          <w:iCs/>
        </w:rPr>
        <w:t>d</w:t>
      </w:r>
      <w:r w:rsidRPr="00B4526A">
        <w:rPr>
          <w:rStyle w:val="PageNumber"/>
        </w:rPr>
        <w:t xml:space="preserve">, and </w:t>
      </w:r>
      <w:r w:rsidR="00BA49AA">
        <w:rPr>
          <w:rStyle w:val="PageNumber"/>
          <w:i/>
          <w:iCs/>
        </w:rPr>
        <w:t>ϴ</w:t>
      </w:r>
      <w:r w:rsidRPr="00B4526A">
        <w:rPr>
          <w:rStyle w:val="PageNumber"/>
        </w:rPr>
        <w:t>. The amount of phenotypic space that is beneficial in a given environment is just the volume of one of the hyperspheres. Dividing the volume of the mutually-beneficial space by the volume of the space beneficial in a given environment gives</w:t>
      </w:r>
      <w:r>
        <w:rPr>
          <w:rStyle w:val="PageNumber"/>
        </w:rPr>
        <w:t xml:space="preserve"> the fraction of beneficial mutations which are mutually beneficial</w:t>
      </w:r>
    </w:p>
    <w:p w14:paraId="73434890" w14:textId="77777777" w:rsidR="00DB3C72" w:rsidRPr="00B4526A" w:rsidRDefault="00DB3C72" w:rsidP="00DB3C72">
      <w:pPr>
        <w:pStyle w:val="Body"/>
        <w:spacing w:line="480" w:lineRule="auto"/>
        <w:rPr>
          <w:rStyle w:val="PageNumber"/>
        </w:rPr>
      </w:pPr>
      <w:proofErr w:type="gramStart"/>
      <w:r w:rsidRPr="00A4627C">
        <w:rPr>
          <w:rStyle w:val="PageNumber"/>
          <w:i/>
          <w:iCs/>
        </w:rPr>
        <w:t>I</w:t>
      </w:r>
      <w:r w:rsidRPr="00A4627C">
        <w:rPr>
          <w:rStyle w:val="PageNumber"/>
          <w:i/>
          <w:iCs/>
          <w:vertAlign w:val="subscript"/>
        </w:rPr>
        <w:t>x</w:t>
      </w:r>
      <w:r w:rsidRPr="00B4526A">
        <w:rPr>
          <w:rStyle w:val="PageNumber"/>
        </w:rPr>
        <w:t>[</w:t>
      </w:r>
      <w:proofErr w:type="gramEnd"/>
      <w:r w:rsidRPr="00B4526A">
        <w:rPr>
          <w:rStyle w:val="PageNumber"/>
        </w:rPr>
        <w:t xml:space="preserve">(1 + </w:t>
      </w:r>
      <w:r w:rsidRPr="00A4627C">
        <w:rPr>
          <w:rStyle w:val="PageNumber"/>
          <w:i/>
          <w:iCs/>
        </w:rPr>
        <w:t>m</w:t>
      </w:r>
      <w:r w:rsidRPr="00B4526A">
        <w:rPr>
          <w:rStyle w:val="PageNumber"/>
        </w:rPr>
        <w:t xml:space="preserve">)/2, </w:t>
      </w:r>
      <w:r>
        <w:rPr>
          <w:rStyle w:val="PageNumber"/>
        </w:rPr>
        <w:t xml:space="preserve">1/2 </w:t>
      </w:r>
      <w:r w:rsidRPr="00B4526A">
        <w:rPr>
          <w:rStyle w:val="PageNumber"/>
        </w:rPr>
        <w:t xml:space="preserve">] </w:t>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t>(A1)</w:t>
      </w:r>
    </w:p>
    <w:p w14:paraId="7743B877" w14:textId="347F5C34" w:rsidR="00DB3C72" w:rsidRPr="00B4526A" w:rsidRDefault="00DB3C72" w:rsidP="000D3A0A">
      <w:pPr>
        <w:pStyle w:val="Body"/>
        <w:spacing w:line="480" w:lineRule="auto"/>
        <w:rPr>
          <w:rStyle w:val="PageNumber"/>
        </w:rPr>
      </w:pPr>
      <w:r>
        <w:rPr>
          <w:rStyle w:val="PageNumber"/>
        </w:rPr>
        <w:t xml:space="preserve">where </w:t>
      </w:r>
      <w:proofErr w:type="gramStart"/>
      <w:r w:rsidRPr="00A4627C">
        <w:rPr>
          <w:rStyle w:val="PageNumber"/>
          <w:i/>
          <w:iCs/>
        </w:rPr>
        <w:t>I</w:t>
      </w:r>
      <w:r w:rsidRPr="00A4627C">
        <w:rPr>
          <w:rStyle w:val="PageNumber"/>
          <w:i/>
          <w:iCs/>
          <w:vertAlign w:val="subscript"/>
        </w:rPr>
        <w:t>x</w:t>
      </w:r>
      <w:r>
        <w:rPr>
          <w:rStyle w:val="PageNumber"/>
        </w:rPr>
        <w:t>[</w:t>
      </w:r>
      <w:proofErr w:type="gramEnd"/>
      <w:r w:rsidRPr="00A4627C">
        <w:rPr>
          <w:rStyle w:val="PageNumber"/>
          <w:i/>
          <w:iCs/>
        </w:rPr>
        <w:t>a</w:t>
      </w:r>
      <w:r w:rsidRPr="00B4526A">
        <w:rPr>
          <w:rStyle w:val="PageNumber"/>
        </w:rPr>
        <w:t xml:space="preserve">, </w:t>
      </w:r>
      <w:r w:rsidRPr="00A4627C">
        <w:rPr>
          <w:rStyle w:val="PageNumber"/>
          <w:i/>
          <w:iCs/>
        </w:rPr>
        <w:t>b</w:t>
      </w:r>
      <w:r w:rsidRPr="00B4526A">
        <w:rPr>
          <w:rStyle w:val="PageNumber"/>
        </w:rPr>
        <w:t>]</w:t>
      </w:r>
      <w:r>
        <w:rPr>
          <w:rStyle w:val="PageNumber"/>
        </w:rPr>
        <w:t xml:space="preserve"> is the regularized incomplete beta function (Equation 6.6.2 in Abramowitz &amp; </w:t>
      </w:r>
      <w:proofErr w:type="spellStart"/>
      <w:r>
        <w:rPr>
          <w:rStyle w:val="PageNumber"/>
        </w:rPr>
        <w:t>Stegun</w:t>
      </w:r>
      <w:proofErr w:type="spellEnd"/>
      <w:r>
        <w:rPr>
          <w:rStyle w:val="PageNumber"/>
        </w:rPr>
        <w:t xml:space="preserve"> 1972</w:t>
      </w:r>
      <w:del w:id="188" w:author="Microsoft Office User" w:date="2018-07-05T12:03:00Z">
        <w:r w:rsidDel="000D3A0A">
          <w:rPr>
            <w:rStyle w:val="PageNumber"/>
          </w:rPr>
          <w:delText xml:space="preserve"> Handbook of Mathematical Functions: with formulas, graphs, and mathematical tables. Vol. 55</w:delText>
        </w:r>
      </w:del>
      <w:r>
        <w:rPr>
          <w:rStyle w:val="PageNumber"/>
        </w:rPr>
        <w:t xml:space="preserve">) and here </w:t>
      </w:r>
      <w:r>
        <w:rPr>
          <w:rStyle w:val="PageNumber"/>
          <w:i/>
          <w:iCs/>
        </w:rPr>
        <w:t>x</w:t>
      </w:r>
      <w:r>
        <w:rPr>
          <w:rStyle w:val="PageNumber"/>
        </w:rPr>
        <w:t xml:space="preserve"> = Cos(</w:t>
      </w:r>
      <w:r w:rsidR="00BA49AA">
        <w:rPr>
          <w:rStyle w:val="PageNumber"/>
          <w:i/>
          <w:iCs/>
        </w:rPr>
        <w:t>ϴ</w:t>
      </w:r>
      <w:r>
        <w:rPr>
          <w:rStyle w:val="PageNumber"/>
        </w:rPr>
        <w:t>/2)</w:t>
      </w:r>
      <w:r>
        <w:rPr>
          <w:rStyle w:val="PageNumber"/>
          <w:vertAlign w:val="superscript"/>
        </w:rPr>
        <w:t>2</w:t>
      </w:r>
      <w:r>
        <w:rPr>
          <w:rStyle w:val="PageNumber"/>
        </w:rPr>
        <w:t xml:space="preserve">. Eq. A1 </w:t>
      </w:r>
      <w:r w:rsidRPr="00B4526A">
        <w:rPr>
          <w:rStyle w:val="PageNumber"/>
        </w:rPr>
        <w:t xml:space="preserve">depends on only </w:t>
      </w:r>
      <w:r w:rsidRPr="00A4627C">
        <w:rPr>
          <w:rStyle w:val="PageNumber"/>
          <w:i/>
          <w:iCs/>
        </w:rPr>
        <w:t>m</w:t>
      </w:r>
      <w:r w:rsidRPr="00B4526A">
        <w:rPr>
          <w:rStyle w:val="PageNumber"/>
        </w:rPr>
        <w:t xml:space="preserve"> and </w:t>
      </w:r>
      <w:r w:rsidR="00BA49AA">
        <w:rPr>
          <w:rStyle w:val="PageNumber"/>
          <w:i/>
          <w:iCs/>
        </w:rPr>
        <w:t>ϴ</w:t>
      </w:r>
      <w:r w:rsidRPr="00B4526A">
        <w:rPr>
          <w:rStyle w:val="PageNumber"/>
        </w:rPr>
        <w:t>, i.e., it is independent of the distance from the ancestor to the new optima</w:t>
      </w:r>
      <w:r>
        <w:rPr>
          <w:rStyle w:val="PageNumber"/>
        </w:rPr>
        <w:t xml:space="preserve">, </w:t>
      </w:r>
      <w:r>
        <w:rPr>
          <w:rStyle w:val="PageNumber"/>
          <w:i/>
          <w:iCs/>
        </w:rPr>
        <w:t>d</w:t>
      </w:r>
      <w:r w:rsidRPr="00B4526A">
        <w:rPr>
          <w:rStyle w:val="PageNumber"/>
        </w:rPr>
        <w:t xml:space="preserve">. We refer to </w:t>
      </w:r>
      <w:r>
        <w:rPr>
          <w:rStyle w:val="PageNumber"/>
        </w:rPr>
        <w:t>E</w:t>
      </w:r>
      <w:r w:rsidRPr="00B4526A">
        <w:rPr>
          <w:rStyle w:val="PageNumber"/>
        </w:rPr>
        <w:t>q</w:t>
      </w:r>
      <w:r>
        <w:rPr>
          <w:rStyle w:val="PageNumber"/>
        </w:rPr>
        <w:t>.</w:t>
      </w:r>
      <w:r w:rsidRPr="00B4526A">
        <w:rPr>
          <w:rStyle w:val="PageNumber"/>
        </w:rPr>
        <w:t xml:space="preserve"> A1 as the fraction of overlap, and one minus </w:t>
      </w:r>
      <w:r>
        <w:rPr>
          <w:rStyle w:val="PageNumber"/>
        </w:rPr>
        <w:t xml:space="preserve">Eq. </w:t>
      </w:r>
      <w:r w:rsidRPr="00B4526A">
        <w:rPr>
          <w:rStyle w:val="PageNumber"/>
        </w:rPr>
        <w:t xml:space="preserve">A1 as the fraction of non-overlap. </w:t>
      </w:r>
    </w:p>
    <w:p w14:paraId="7C08ACAE" w14:textId="31EE3446" w:rsidR="00DB3C72" w:rsidRDefault="00DB3C72" w:rsidP="00FA1A00">
      <w:pPr>
        <w:pStyle w:val="Body"/>
        <w:spacing w:line="480" w:lineRule="auto"/>
        <w:ind w:firstLine="720"/>
        <w:rPr>
          <w:rStyle w:val="PageNumber"/>
        </w:rPr>
      </w:pPr>
      <w:r w:rsidRPr="00B4526A">
        <w:rPr>
          <w:rStyle w:val="PageNumber"/>
        </w:rPr>
        <w:t xml:space="preserve">The fraction of non-overlap (one minus </w:t>
      </w:r>
      <w:r>
        <w:rPr>
          <w:rStyle w:val="PageNumber"/>
        </w:rPr>
        <w:t xml:space="preserve">Eq. </w:t>
      </w:r>
      <w:r w:rsidRPr="00B4526A">
        <w:rPr>
          <w:rStyle w:val="PageNumber"/>
        </w:rPr>
        <w:t xml:space="preserve">A1) exhibits a faster-than-linear increase with </w:t>
      </w:r>
      <w:r w:rsidR="00BA49AA">
        <w:rPr>
          <w:rStyle w:val="PageNumber"/>
          <w:i/>
          <w:iCs/>
        </w:rPr>
        <w:t>ϴ</w:t>
      </w:r>
      <w:r>
        <w:rPr>
          <w:rStyle w:val="PageNumber"/>
          <w:i/>
          <w:iCs/>
        </w:rPr>
        <w:t xml:space="preserve"> </w:t>
      </w:r>
      <w:r w:rsidRPr="00B4526A">
        <w:rPr>
          <w:rStyle w:val="PageNumber"/>
        </w:rPr>
        <w:t xml:space="preserve">for all values of </w:t>
      </w:r>
      <w:r w:rsidRPr="00A4627C">
        <w:rPr>
          <w:rStyle w:val="PageNumber"/>
          <w:i/>
          <w:iCs/>
        </w:rPr>
        <w:t>m</w:t>
      </w:r>
      <w:r>
        <w:rPr>
          <w:rStyle w:val="PageNumber"/>
          <w:i/>
          <w:iCs/>
        </w:rPr>
        <w:t xml:space="preserve"> </w:t>
      </w:r>
      <w:r w:rsidRPr="00B4526A">
        <w:rPr>
          <w:rStyle w:val="PageNumber"/>
        </w:rPr>
        <w:t>&gt;</w:t>
      </w:r>
      <w:r>
        <w:rPr>
          <w:rStyle w:val="PageNumber"/>
        </w:rPr>
        <w:t xml:space="preserve"> </w:t>
      </w:r>
      <w:r w:rsidRPr="00B4526A">
        <w:rPr>
          <w:rStyle w:val="PageNumber"/>
        </w:rPr>
        <w:t xml:space="preserve">0, and the increase is faster for greater values of </w:t>
      </w:r>
      <w:r w:rsidRPr="00A4627C">
        <w:rPr>
          <w:rStyle w:val="PageNumber"/>
          <w:i/>
          <w:iCs/>
        </w:rPr>
        <w:t>m</w:t>
      </w:r>
      <w:r w:rsidRPr="00B4526A">
        <w:rPr>
          <w:rStyle w:val="PageNumber"/>
        </w:rPr>
        <w:t xml:space="preserve"> (Fig. 3b). Thus</w:t>
      </w:r>
      <w:r>
        <w:rPr>
          <w:rStyle w:val="PageNumber"/>
        </w:rPr>
        <w:t>,</w:t>
      </w:r>
      <w:r w:rsidRPr="00B4526A">
        <w:rPr>
          <w:rStyle w:val="PageNumber"/>
        </w:rPr>
        <w:t xml:space="preserve"> if standing genetic variation was uniformly distributed throughout the beneficial hyperspheres, the percent of segregating </w:t>
      </w:r>
      <w:r>
        <w:rPr>
          <w:rStyle w:val="PageNumber"/>
        </w:rPr>
        <w:t xml:space="preserve">beneficial </w:t>
      </w:r>
      <w:r w:rsidRPr="00B4526A">
        <w:rPr>
          <w:rStyle w:val="PageNumber"/>
        </w:rPr>
        <w:t xml:space="preserve">mutations that were </w:t>
      </w:r>
      <w:del w:id="189" w:author="Microsoft Office User" w:date="2018-07-05T12:07:00Z">
        <w:r w:rsidRPr="00B4526A" w:rsidDel="00384695">
          <w:rPr>
            <w:rStyle w:val="PageNumber"/>
          </w:rPr>
          <w:delText>mutually benef</w:delText>
        </w:r>
        <w:r w:rsidDel="00384695">
          <w:rPr>
            <w:rStyle w:val="PageNumber"/>
          </w:rPr>
          <w:delText>icial</w:delText>
        </w:r>
      </w:del>
      <w:ins w:id="190" w:author="Microsoft Office User" w:date="2018-07-05T12:07:00Z">
        <w:r w:rsidR="00384695">
          <w:rPr>
            <w:rStyle w:val="PageNumber"/>
          </w:rPr>
          <w:t>beneficial</w:t>
        </w:r>
      </w:ins>
      <w:r>
        <w:rPr>
          <w:rStyle w:val="PageNumber"/>
        </w:rPr>
        <w:t>, and thus expected to fix,</w:t>
      </w:r>
      <w:r w:rsidRPr="00B4526A">
        <w:rPr>
          <w:rStyle w:val="PageNumber"/>
        </w:rPr>
        <w:t xml:space="preserve"> in </w:t>
      </w:r>
      <w:del w:id="191" w:author="Microsoft Office User" w:date="2018-07-05T12:08:00Z">
        <w:r w:rsidRPr="00B4526A" w:rsidDel="00FA1A00">
          <w:rPr>
            <w:rStyle w:val="PageNumber"/>
          </w:rPr>
          <w:delText xml:space="preserve">both </w:delText>
        </w:r>
      </w:del>
      <w:ins w:id="192" w:author="Microsoft Office User" w:date="2018-07-05T12:08:00Z">
        <w:r w:rsidR="00FA1A00">
          <w:rPr>
            <w:rStyle w:val="PageNumber"/>
          </w:rPr>
          <w:t>only one</w:t>
        </w:r>
        <w:r w:rsidR="00FA1A00" w:rsidRPr="00B4526A">
          <w:rPr>
            <w:rStyle w:val="PageNumber"/>
          </w:rPr>
          <w:t xml:space="preserve"> </w:t>
        </w:r>
      </w:ins>
      <w:r w:rsidRPr="00B4526A">
        <w:rPr>
          <w:rStyle w:val="PageNumber"/>
        </w:rPr>
        <w:t>adapting population</w:t>
      </w:r>
      <w:del w:id="193" w:author="Microsoft Office User" w:date="2018-07-05T12:08:00Z">
        <w:r w:rsidRPr="00B4526A" w:rsidDel="00FA1A00">
          <w:rPr>
            <w:rStyle w:val="PageNumber"/>
          </w:rPr>
          <w:delText>s</w:delText>
        </w:r>
      </w:del>
      <w:r w:rsidRPr="00B4526A">
        <w:rPr>
          <w:rStyle w:val="PageNumber"/>
        </w:rPr>
        <w:t xml:space="preserve"> </w:t>
      </w:r>
      <w:del w:id="194" w:author="Microsoft Office User" w:date="2018-07-05T12:04:00Z">
        <w:r w:rsidRPr="00B4526A" w:rsidDel="000D3A0A">
          <w:rPr>
            <w:rStyle w:val="PageNumber"/>
          </w:rPr>
          <w:delText>at the onset of a</w:delText>
        </w:r>
        <w:r w:rsidDel="000D3A0A">
          <w:rPr>
            <w:rStyle w:val="PageNumber"/>
          </w:rPr>
          <w:delText xml:space="preserve">daptation </w:delText>
        </w:r>
      </w:del>
      <w:r>
        <w:rPr>
          <w:rStyle w:val="PageNumber"/>
        </w:rPr>
        <w:t xml:space="preserve">would </w:t>
      </w:r>
      <w:del w:id="195" w:author="Microsoft Office User" w:date="2018-07-05T12:08:00Z">
        <w:r w:rsidDel="00FA1A00">
          <w:rPr>
            <w:rStyle w:val="PageNumber"/>
          </w:rPr>
          <w:delText xml:space="preserve">decrease </w:delText>
        </w:r>
      </w:del>
      <w:ins w:id="196" w:author="Microsoft Office User" w:date="2018-07-05T12:08:00Z">
        <w:r w:rsidR="00FA1A00">
          <w:rPr>
            <w:rStyle w:val="PageNumber"/>
          </w:rPr>
          <w:t xml:space="preserve">increase </w:t>
        </w:r>
      </w:ins>
      <w:r>
        <w:rPr>
          <w:rStyle w:val="PageNumber"/>
        </w:rPr>
        <w:t>faster-than-</w:t>
      </w:r>
      <w:r w:rsidRPr="00B4526A">
        <w:rPr>
          <w:rStyle w:val="PageNumber"/>
        </w:rPr>
        <w:t xml:space="preserve">linearly with the angle of divergence. </w:t>
      </w:r>
    </w:p>
    <w:p w14:paraId="73D58E5D" w14:textId="06580BAA" w:rsidR="00DB3C72" w:rsidRPr="0055441A" w:rsidRDefault="00DB3C72" w:rsidP="0007281D">
      <w:pPr>
        <w:pStyle w:val="Body"/>
        <w:spacing w:line="480" w:lineRule="auto"/>
        <w:ind w:firstLine="720"/>
        <w:rPr>
          <w:rStyle w:val="PageNumber"/>
        </w:rPr>
      </w:pPr>
      <w:r>
        <w:rPr>
          <w:rStyle w:val="PageNumber"/>
        </w:rPr>
        <w:t xml:space="preserve">The above analysis considers only the very onset of adaptation, when the two adapting populations have the same mean phenotypes, such that the fraction of phenotypic space that is beneficial in one population that is also beneficial in the other population (call this </w:t>
      </w:r>
      <w:r>
        <w:rPr>
          <w:rStyle w:val="PageNumber"/>
          <w:i/>
          <w:iCs/>
        </w:rPr>
        <w:t>X</w:t>
      </w:r>
      <w:r>
        <w:rPr>
          <w:rStyle w:val="PageNumber"/>
        </w:rPr>
        <w:t>) is equivalent to the fraction of beneficial mutations (if uniformly distributed</w:t>
      </w:r>
      <w:ins w:id="197" w:author="Microsoft Office User" w:date="2018-07-05T12:09:00Z">
        <w:r w:rsidR="00FA1A00">
          <w:rPr>
            <w:rStyle w:val="PageNumber"/>
          </w:rPr>
          <w:t xml:space="preserve"> across the hyperspheres</w:t>
        </w:r>
      </w:ins>
      <w:r>
        <w:rPr>
          <w:rStyle w:val="PageNumber"/>
        </w:rPr>
        <w:t xml:space="preserve">) that are mutually beneficial (call this </w:t>
      </w:r>
      <w:r>
        <w:rPr>
          <w:rStyle w:val="PageNumber"/>
          <w:i/>
          <w:iCs/>
        </w:rPr>
        <w:t>Y</w:t>
      </w:r>
      <w:r>
        <w:rPr>
          <w:rStyle w:val="PageNumber"/>
        </w:rPr>
        <w:t xml:space="preserve">). As adaptation proceeds the mean phenotypes of the adapting populations depart from one another and </w:t>
      </w:r>
      <w:r>
        <w:rPr>
          <w:rStyle w:val="PageNumber"/>
          <w:i/>
          <w:iCs/>
        </w:rPr>
        <w:t xml:space="preserve">X </w:t>
      </w:r>
      <w:r>
        <w:rPr>
          <w:rStyle w:val="PageNumber"/>
        </w:rPr>
        <w:t xml:space="preserve">therefore no longer equals </w:t>
      </w:r>
      <w:r>
        <w:rPr>
          <w:rStyle w:val="PageNumber"/>
          <w:i/>
          <w:iCs/>
        </w:rPr>
        <w:t>Y</w:t>
      </w:r>
      <w:r>
        <w:rPr>
          <w:rStyle w:val="PageNumber"/>
        </w:rPr>
        <w:t xml:space="preserve">. This is because mutations are vectors that move a phenotype in a particular direction, </w:t>
      </w:r>
      <w:r>
        <w:rPr>
          <w:rStyle w:val="PageNumber"/>
        </w:rPr>
        <w:lastRenderedPageBreak/>
        <w:t>and thus a mutually beneficial point in phenotypic space is only a mutually beneficial mutation if both populations have the same mean phenotype. To see this, imagine two populations whose mean phenotypes begin at the origin but move towards (1,0) and (0,1) respectively. As these populations adapt and depart from the origin along the x and y axes, there remains for some time a fraction of mutually beneficial phenotypic space (</w:t>
      </w:r>
      <w:r w:rsidRPr="00A4627C">
        <w:rPr>
          <w:rStyle w:val="PageNumber"/>
          <w:i/>
          <w:iCs/>
        </w:rPr>
        <w:t>X</w:t>
      </w:r>
      <w:r>
        <w:rPr>
          <w:rStyle w:val="PageNumber"/>
        </w:rPr>
        <w:t xml:space="preserve">) around the line x=y between the two optima. But a mutation that moves the (1,0) population into this space is a vector pointing primarily right, while a mutation that moves the (0,1) population into this same space is a vector pointing primarily up. Another way to see that </w:t>
      </w:r>
      <w:r w:rsidRPr="00A4627C">
        <w:rPr>
          <w:rStyle w:val="PageNumber"/>
          <w:i/>
          <w:iCs/>
        </w:rPr>
        <w:t>X</w:t>
      </w:r>
      <w:r>
        <w:rPr>
          <w:rStyle w:val="PageNumber"/>
        </w:rPr>
        <w:t xml:space="preserve"> does not equal </w:t>
      </w:r>
      <w:r w:rsidRPr="00A4627C">
        <w:rPr>
          <w:rStyle w:val="PageNumber"/>
          <w:i/>
          <w:iCs/>
        </w:rPr>
        <w:t>Y</w:t>
      </w:r>
      <w:r>
        <w:rPr>
          <w:rStyle w:val="PageNumber"/>
        </w:rPr>
        <w:t xml:space="preserve"> is to </w:t>
      </w:r>
      <w:del w:id="198" w:author="Microsoft Office User" w:date="2018-07-05T12:10:00Z">
        <w:r w:rsidDel="0007281D">
          <w:rPr>
            <w:rStyle w:val="PageNumber"/>
          </w:rPr>
          <w:delText>think about</w:delText>
        </w:r>
      </w:del>
      <w:ins w:id="199" w:author="Microsoft Office User" w:date="2018-07-05T12:10:00Z">
        <w:r w:rsidR="0007281D">
          <w:rPr>
            <w:rStyle w:val="PageNumber"/>
          </w:rPr>
          <w:t>consider</w:t>
        </w:r>
      </w:ins>
      <w:r>
        <w:rPr>
          <w:rStyle w:val="PageNumber"/>
        </w:rPr>
        <w:t xml:space="preserve"> </w:t>
      </w:r>
      <w:ins w:id="200" w:author="Microsoft Office User" w:date="2018-07-05T12:10:00Z">
        <w:r w:rsidR="0007281D">
          <w:rPr>
            <w:rStyle w:val="PageNumber"/>
          </w:rPr>
          <w:t xml:space="preserve">what happens </w:t>
        </w:r>
      </w:ins>
      <w:del w:id="201" w:author="Microsoft Office User" w:date="2018-07-05T12:10:00Z">
        <w:r w:rsidDel="0007281D">
          <w:rPr>
            <w:rStyle w:val="PageNumber"/>
          </w:rPr>
          <w:delText xml:space="preserve">when </w:delText>
        </w:r>
      </w:del>
      <w:ins w:id="202" w:author="Microsoft Office User" w:date="2018-07-05T12:10:00Z">
        <w:r w:rsidR="0007281D">
          <w:rPr>
            <w:rStyle w:val="PageNumber"/>
          </w:rPr>
          <w:t xml:space="preserve">as </w:t>
        </w:r>
      </w:ins>
      <w:r>
        <w:rPr>
          <w:rStyle w:val="PageNumber"/>
        </w:rPr>
        <w:t xml:space="preserve">these two populations </w:t>
      </w:r>
      <w:del w:id="203" w:author="Microsoft Office User" w:date="2018-07-05T12:10:00Z">
        <w:r w:rsidDel="0007281D">
          <w:rPr>
            <w:rStyle w:val="PageNumber"/>
          </w:rPr>
          <w:delText>have nearly reached</w:delText>
        </w:r>
      </w:del>
      <w:ins w:id="204" w:author="Microsoft Office User" w:date="2018-07-05T12:10:00Z">
        <w:r w:rsidR="0007281D">
          <w:rPr>
            <w:rStyle w:val="PageNumber"/>
          </w:rPr>
          <w:t>approach</w:t>
        </w:r>
      </w:ins>
      <w:r>
        <w:rPr>
          <w:rStyle w:val="PageNumber"/>
        </w:rPr>
        <w:t xml:space="preserve"> their optima. The fraction of mutually beneficial space </w:t>
      </w:r>
      <w:del w:id="205" w:author="Microsoft Office User" w:date="2018-07-05T12:10:00Z">
        <w:r w:rsidDel="0007281D">
          <w:rPr>
            <w:rStyle w:val="PageNumber"/>
          </w:rPr>
          <w:delText>is t</w:delText>
        </w:r>
      </w:del>
      <w:ins w:id="206" w:author="Microsoft Office User" w:date="2018-07-05T12:10:00Z">
        <w:r w:rsidR="0007281D">
          <w:rPr>
            <w:rStyle w:val="PageNumber"/>
          </w:rPr>
          <w:t>t</w:t>
        </w:r>
      </w:ins>
      <w:r>
        <w:rPr>
          <w:rStyle w:val="PageNumber"/>
        </w:rPr>
        <w:t xml:space="preserve">hen </w:t>
      </w:r>
      <w:ins w:id="207" w:author="Microsoft Office User" w:date="2018-07-05T12:10:00Z">
        <w:r w:rsidR="0007281D">
          <w:rPr>
            <w:rStyle w:val="PageNumber"/>
          </w:rPr>
          <w:t xml:space="preserve">approaches </w:t>
        </w:r>
      </w:ins>
      <w:r>
        <w:rPr>
          <w:rStyle w:val="PageNumber"/>
        </w:rPr>
        <w:t xml:space="preserve">zero, yet very </w:t>
      </w:r>
      <w:ins w:id="208" w:author="Microsoft Office User" w:date="2018-07-05T12:11:00Z">
        <w:r w:rsidR="0007281D">
          <w:rPr>
            <w:rStyle w:val="PageNumber"/>
          </w:rPr>
          <w:t xml:space="preserve">sufficiently </w:t>
        </w:r>
      </w:ins>
      <w:r>
        <w:rPr>
          <w:rStyle w:val="PageNumber"/>
        </w:rPr>
        <w:t xml:space="preserve">small mutations that move </w:t>
      </w:r>
      <w:del w:id="209" w:author="Microsoft Office User" w:date="2018-07-05T12:10:00Z">
        <w:r w:rsidDel="0007281D">
          <w:rPr>
            <w:rStyle w:val="PageNumber"/>
          </w:rPr>
          <w:delText xml:space="preserve">individuals </w:delText>
        </w:r>
      </w:del>
      <w:ins w:id="210" w:author="Microsoft Office User" w:date="2018-07-05T12:10:00Z">
        <w:r w:rsidR="0007281D">
          <w:rPr>
            <w:rStyle w:val="PageNumber"/>
          </w:rPr>
          <w:t xml:space="preserve">phenotypes </w:t>
        </w:r>
      </w:ins>
      <w:r>
        <w:rPr>
          <w:rStyle w:val="PageNumber"/>
        </w:rPr>
        <w:t xml:space="preserve">up and to the right are mutually beneficial. To account for the inequality between </w:t>
      </w:r>
      <w:ins w:id="211" w:author="Microsoft Office User" w:date="2018-07-05T12:11:00Z">
        <w:r w:rsidR="0007281D">
          <w:rPr>
            <w:rStyle w:val="PageNumber"/>
          </w:rPr>
          <w:t>phenotypic space (</w:t>
        </w:r>
      </w:ins>
      <w:r w:rsidRPr="00A4627C">
        <w:rPr>
          <w:rStyle w:val="PageNumber"/>
          <w:i/>
          <w:iCs/>
        </w:rPr>
        <w:t>X</w:t>
      </w:r>
      <w:ins w:id="212" w:author="Microsoft Office User" w:date="2018-07-05T12:11:00Z">
        <w:r w:rsidR="0007281D" w:rsidRPr="0007281D">
          <w:rPr>
            <w:rStyle w:val="PageNumber"/>
            <w:rPrChange w:id="213" w:author="Microsoft Office User" w:date="2018-07-05T12:11:00Z">
              <w:rPr>
                <w:rStyle w:val="PageNumber"/>
                <w:i/>
                <w:iCs/>
              </w:rPr>
            </w:rPrChange>
          </w:rPr>
          <w:t>)</w:t>
        </w:r>
      </w:ins>
      <w:r>
        <w:rPr>
          <w:rStyle w:val="PageNumber"/>
        </w:rPr>
        <w:t xml:space="preserve"> and </w:t>
      </w:r>
      <w:ins w:id="214" w:author="Microsoft Office User" w:date="2018-07-05T12:11:00Z">
        <w:r w:rsidR="0007281D">
          <w:rPr>
            <w:rStyle w:val="PageNumber"/>
          </w:rPr>
          <w:t>mutation</w:t>
        </w:r>
      </w:ins>
      <w:ins w:id="215" w:author="Microsoft Office User" w:date="2018-07-05T12:13:00Z">
        <w:r w:rsidR="0007281D">
          <w:rPr>
            <w:rStyle w:val="PageNumber"/>
          </w:rPr>
          <w:t>al vectors</w:t>
        </w:r>
      </w:ins>
      <w:ins w:id="216" w:author="Microsoft Office User" w:date="2018-07-05T12:11:00Z">
        <w:r w:rsidR="0007281D">
          <w:rPr>
            <w:rStyle w:val="PageNumber"/>
          </w:rPr>
          <w:t xml:space="preserve"> (</w:t>
        </w:r>
      </w:ins>
      <w:r w:rsidRPr="00A4627C">
        <w:rPr>
          <w:rStyle w:val="PageNumber"/>
          <w:i/>
          <w:iCs/>
        </w:rPr>
        <w:t>Y</w:t>
      </w:r>
      <w:ins w:id="217" w:author="Microsoft Office User" w:date="2018-07-05T12:11:00Z">
        <w:r w:rsidR="0007281D" w:rsidRPr="0007281D">
          <w:rPr>
            <w:rStyle w:val="PageNumber"/>
            <w:rPrChange w:id="218" w:author="Microsoft Office User" w:date="2018-07-05T12:11:00Z">
              <w:rPr>
                <w:rStyle w:val="PageNumber"/>
                <w:i/>
                <w:iCs/>
              </w:rPr>
            </w:rPrChange>
          </w:rPr>
          <w:t>)</w:t>
        </w:r>
      </w:ins>
      <w:r>
        <w:rPr>
          <w:rStyle w:val="PageNumber"/>
        </w:rPr>
        <w:t xml:space="preserve"> </w:t>
      </w:r>
      <w:ins w:id="219" w:author="Microsoft Office User" w:date="2018-07-05T12:13:00Z">
        <w:r w:rsidR="0007281D">
          <w:rPr>
            <w:rStyle w:val="PageNumber"/>
          </w:rPr>
          <w:t xml:space="preserve">during adaptation </w:t>
        </w:r>
      </w:ins>
      <w:r>
        <w:rPr>
          <w:rStyle w:val="PageNumber"/>
        </w:rPr>
        <w:t>we must shift the mean phenotypes so that they are at the same point in phenotypic space, and move their optima by an identical translation.</w:t>
      </w:r>
      <w:ins w:id="220" w:author="Microsoft Office User" w:date="2018-07-05T12:13:00Z">
        <w:r w:rsidR="0007281D">
          <w:rPr>
            <w:rStyle w:val="PageNumber"/>
          </w:rPr>
          <w:t xml:space="preserve"> We then have </w:t>
        </w:r>
        <w:r w:rsidR="0007281D" w:rsidRPr="0007281D">
          <w:rPr>
            <w:rStyle w:val="PageNumber"/>
            <w:i/>
            <w:iCs/>
            <w:rPrChange w:id="221" w:author="Microsoft Office User" w:date="2018-07-05T12:13:00Z">
              <w:rPr>
                <w:rStyle w:val="PageNumber"/>
              </w:rPr>
            </w:rPrChange>
          </w:rPr>
          <w:t>X=Y</w:t>
        </w:r>
        <w:r w:rsidR="0007281D">
          <w:rPr>
            <w:rStyle w:val="PageNumber"/>
          </w:rPr>
          <w:t>.</w:t>
        </w:r>
      </w:ins>
      <w:r>
        <w:rPr>
          <w:rStyle w:val="PageNumber"/>
        </w:rPr>
        <w:t xml:space="preserve"> An easy way to imagine this is to keep the mean phenotypes in place at the mean ancestral phenotype</w:t>
      </w:r>
      <w:ins w:id="222" w:author="Microsoft Office User" w:date="2018-07-05T12:11:00Z">
        <w:r w:rsidR="0007281D">
          <w:rPr>
            <w:rStyle w:val="PageNumber"/>
          </w:rPr>
          <w:t xml:space="preserve"> (the origin)</w:t>
        </w:r>
      </w:ins>
      <w:r>
        <w:rPr>
          <w:rStyle w:val="PageNumber"/>
        </w:rPr>
        <w:t xml:space="preserve"> and consider adaptation </w:t>
      </w:r>
      <w:del w:id="223" w:author="Microsoft Office User" w:date="2018-07-05T12:12:00Z">
        <w:r w:rsidDel="0007281D">
          <w:rPr>
            <w:rStyle w:val="PageNumber"/>
          </w:rPr>
          <w:delText xml:space="preserve">to </w:delText>
        </w:r>
      </w:del>
      <w:ins w:id="224" w:author="Microsoft Office User" w:date="2018-07-05T12:12:00Z">
        <w:r w:rsidR="0007281D">
          <w:rPr>
            <w:rStyle w:val="PageNumber"/>
          </w:rPr>
          <w:t xml:space="preserve">as the </w:t>
        </w:r>
      </w:ins>
      <w:r>
        <w:rPr>
          <w:rStyle w:val="PageNumber"/>
        </w:rPr>
        <w:t>move</w:t>
      </w:r>
      <w:ins w:id="225" w:author="Microsoft Office User" w:date="2018-07-05T12:12:00Z">
        <w:r w:rsidR="0007281D">
          <w:rPr>
            <w:rStyle w:val="PageNumber"/>
          </w:rPr>
          <w:t>ment</w:t>
        </w:r>
      </w:ins>
      <w:r>
        <w:rPr>
          <w:rStyle w:val="PageNumber"/>
        </w:rPr>
        <w:t xml:space="preserve"> </w:t>
      </w:r>
      <w:ins w:id="226" w:author="Microsoft Office User" w:date="2018-07-05T12:12:00Z">
        <w:r w:rsidR="0007281D">
          <w:rPr>
            <w:rStyle w:val="PageNumber"/>
          </w:rPr>
          <w:t xml:space="preserve">of </w:t>
        </w:r>
      </w:ins>
      <w:r>
        <w:rPr>
          <w:rStyle w:val="PageNumber"/>
        </w:rPr>
        <w:t>the optima closer</w:t>
      </w:r>
      <w:ins w:id="227" w:author="Microsoft Office User" w:date="2018-07-05T12:12:00Z">
        <w:r w:rsidR="0007281D">
          <w:rPr>
            <w:rStyle w:val="PageNumber"/>
          </w:rPr>
          <w:t xml:space="preserve"> to the mean phenotypes</w:t>
        </w:r>
      </w:ins>
      <w:r>
        <w:rPr>
          <w:rStyle w:val="PageNumber"/>
        </w:rPr>
        <w:t xml:space="preserve">.  </w:t>
      </w:r>
      <w:del w:id="228" w:author="Microsoft Office User" w:date="2018-07-05T12:12:00Z">
        <w:r w:rsidDel="0007281D">
          <w:rPr>
            <w:rStyle w:val="PageNumber"/>
          </w:rPr>
          <w:delText>Thus</w:delText>
        </w:r>
      </w:del>
      <w:ins w:id="229" w:author="Microsoft Office User" w:date="2018-07-05T12:12:00Z">
        <w:r w:rsidR="0007281D">
          <w:rPr>
            <w:rStyle w:val="PageNumber"/>
          </w:rPr>
          <w:t>From this perspective</w:t>
        </w:r>
      </w:ins>
      <w:r>
        <w:rPr>
          <w:rStyle w:val="PageNumber"/>
        </w:rPr>
        <w:t>, as adaptation proceeds the radii of the hyperspheres shrinks (roughly equivalently in the two populations)</w:t>
      </w:r>
      <w:ins w:id="230" w:author="Microsoft Office User" w:date="2018-07-05T12:14:00Z">
        <w:r w:rsidR="0007281D">
          <w:rPr>
            <w:rStyle w:val="PageNumber"/>
          </w:rPr>
          <w:t xml:space="preserve"> but there remains some region of overlap</w:t>
        </w:r>
      </w:ins>
      <w:r>
        <w:rPr>
          <w:rStyle w:val="PageNumber"/>
        </w:rPr>
        <w:t xml:space="preserve">. </w:t>
      </w:r>
      <w:del w:id="231" w:author="Microsoft Office User" w:date="2018-07-05T12:14:00Z">
        <w:r w:rsidDel="0007281D">
          <w:rPr>
            <w:rStyle w:val="PageNumber"/>
          </w:rPr>
          <w:delText>However</w:delText>
        </w:r>
      </w:del>
      <w:ins w:id="232" w:author="Microsoft Office User" w:date="2018-07-05T12:14:00Z">
        <w:r w:rsidR="0007281D">
          <w:rPr>
            <w:rStyle w:val="PageNumber"/>
          </w:rPr>
          <w:t>In fact</w:t>
        </w:r>
      </w:ins>
      <w:r>
        <w:rPr>
          <w:rStyle w:val="PageNumber"/>
        </w:rPr>
        <w:t>, because the fraction of overlap (Eq. A1</w:t>
      </w:r>
      <w:r w:rsidR="00491756">
        <w:rPr>
          <w:rStyle w:val="PageNumber"/>
        </w:rPr>
        <w:t>) does not depend on the radii</w:t>
      </w:r>
      <w:ins w:id="233" w:author="Microsoft Office User" w:date="2018-07-05T12:14:00Z">
        <w:r w:rsidR="0007281D">
          <w:rPr>
            <w:rStyle w:val="PageNumber"/>
          </w:rPr>
          <w:t xml:space="preserve"> of the hyperspheres</w:t>
        </w:r>
      </w:ins>
      <w:r w:rsidR="00491756">
        <w:rPr>
          <w:rStyle w:val="PageNumber"/>
        </w:rPr>
        <w:t>,</w:t>
      </w:r>
      <w:r>
        <w:rPr>
          <w:rStyle w:val="PageNumber"/>
        </w:rPr>
        <w:t xml:space="preserve"> the fraction of non-overlap </w:t>
      </w:r>
      <w:ins w:id="234" w:author="Microsoft Office User" w:date="2018-07-05T12:15:00Z">
        <w:r w:rsidR="0007281D">
          <w:rPr>
            <w:rStyle w:val="PageNumber"/>
          </w:rPr>
          <w:t xml:space="preserve">is expected to </w:t>
        </w:r>
      </w:ins>
      <w:r>
        <w:rPr>
          <w:rStyle w:val="PageNumber"/>
        </w:rPr>
        <w:t>remain</w:t>
      </w:r>
      <w:del w:id="235" w:author="Microsoft Office User" w:date="2018-07-05T12:15:00Z">
        <w:r w:rsidDel="0007281D">
          <w:rPr>
            <w:rStyle w:val="PageNumber"/>
          </w:rPr>
          <w:delText>s</w:delText>
        </w:r>
      </w:del>
      <w:r>
        <w:rPr>
          <w:rStyle w:val="PageNumber"/>
        </w:rPr>
        <w:t xml:space="preserve"> constant throughout adaptation</w:t>
      </w:r>
      <w:ins w:id="236" w:author="Microsoft Office User" w:date="2018-07-05T12:15:00Z">
        <w:r w:rsidR="0007281D">
          <w:rPr>
            <w:rStyle w:val="PageNumber"/>
          </w:rPr>
          <w:t>.</w:t>
        </w:r>
      </w:ins>
      <w:r>
        <w:rPr>
          <w:rStyle w:val="PageNumber"/>
        </w:rPr>
        <w:t xml:space="preserve"> </w:t>
      </w:r>
    </w:p>
    <w:p w14:paraId="0ACD5D0B" w14:textId="0AEA5C23" w:rsidR="000D3A0A" w:rsidRDefault="00DB3C72" w:rsidP="00CC63CE">
      <w:pPr>
        <w:spacing w:line="480" w:lineRule="auto"/>
        <w:ind w:firstLine="720"/>
        <w:rPr>
          <w:ins w:id="237" w:author="Microsoft Office User" w:date="2018-07-05T12:04:00Z"/>
          <w:rStyle w:val="PageNumber"/>
          <w:rFonts w:ascii="Calibri" w:eastAsia="Calibri" w:hAnsi="Calibri" w:cs="Calibri"/>
        </w:rPr>
      </w:pPr>
      <w:r w:rsidRPr="00B4526A">
        <w:rPr>
          <w:rStyle w:val="PageNumber"/>
          <w:rFonts w:ascii="Calibri" w:eastAsia="Calibri" w:hAnsi="Calibri" w:cs="Calibri"/>
        </w:rPr>
        <w:t xml:space="preserve">In reality and in </w:t>
      </w:r>
      <w:r>
        <w:rPr>
          <w:rStyle w:val="PageNumber"/>
          <w:rFonts w:ascii="Calibri" w:eastAsia="Calibri" w:hAnsi="Calibri" w:cs="Calibri"/>
        </w:rPr>
        <w:t>our</w:t>
      </w:r>
      <w:r w:rsidRPr="00B4526A">
        <w:rPr>
          <w:rStyle w:val="PageNumber"/>
          <w:rFonts w:ascii="Calibri" w:eastAsia="Calibri" w:hAnsi="Calibri" w:cs="Calibri"/>
        </w:rPr>
        <w:t xml:space="preserve"> simulations, </w:t>
      </w:r>
      <w:del w:id="238" w:author="Microsoft Office User" w:date="2018-07-05T12:15:00Z">
        <w:r w:rsidRPr="00B4526A" w:rsidDel="00CC63CE">
          <w:rPr>
            <w:rStyle w:val="PageNumber"/>
            <w:rFonts w:ascii="Calibri" w:eastAsia="Calibri" w:hAnsi="Calibri" w:cs="Calibri"/>
          </w:rPr>
          <w:delText xml:space="preserve">the </w:delText>
        </w:r>
      </w:del>
      <w:r w:rsidRPr="00B4526A">
        <w:rPr>
          <w:rStyle w:val="PageNumber"/>
          <w:rFonts w:ascii="Calibri" w:eastAsia="Calibri" w:hAnsi="Calibri" w:cs="Calibri"/>
        </w:rPr>
        <w:t>standing genetic variation is not uniformly distributed</w:t>
      </w:r>
      <w:r>
        <w:rPr>
          <w:rStyle w:val="PageNumber"/>
          <w:rFonts w:ascii="Calibri" w:eastAsia="Calibri" w:hAnsi="Calibri" w:cs="Calibri"/>
        </w:rPr>
        <w:t xml:space="preserve">, </w:t>
      </w:r>
      <w:r w:rsidRPr="00B4526A">
        <w:rPr>
          <w:rStyle w:val="PageNumber"/>
          <w:rFonts w:ascii="Calibri" w:eastAsia="Calibri" w:hAnsi="Calibri" w:cs="Calibri"/>
        </w:rPr>
        <w:t xml:space="preserve">the probability of fixation varies across the region of overlap, and adaptation </w:t>
      </w:r>
      <w:r>
        <w:rPr>
          <w:rStyle w:val="PageNumber"/>
          <w:rFonts w:ascii="Calibri" w:eastAsia="Calibri" w:hAnsi="Calibri" w:cs="Calibri"/>
        </w:rPr>
        <w:t xml:space="preserve">uses up some of </w:t>
      </w:r>
      <w:r>
        <w:rPr>
          <w:rStyle w:val="PageNumber"/>
          <w:rFonts w:ascii="Calibri" w:eastAsia="Calibri" w:hAnsi="Calibri" w:cs="Calibri"/>
        </w:rPr>
        <w:lastRenderedPageBreak/>
        <w:t>the standing variation so that the distribution of standing variation changes with time</w:t>
      </w:r>
      <w:r w:rsidRPr="00B4526A">
        <w:rPr>
          <w:rStyle w:val="PageNumber"/>
          <w:rFonts w:ascii="Calibri" w:eastAsia="Calibri" w:hAnsi="Calibri" w:cs="Calibri"/>
        </w:rPr>
        <w:t xml:space="preserve">. Taking the first two complications into account would require weighted averages across the </w:t>
      </w:r>
      <w:ins w:id="239" w:author="Microsoft Office User" w:date="2018-07-05T12:16:00Z">
        <w:r w:rsidR="00CC63CE">
          <w:rPr>
            <w:rStyle w:val="PageNumber"/>
            <w:rFonts w:ascii="Calibri" w:eastAsia="Calibri" w:hAnsi="Calibri" w:cs="Calibri"/>
          </w:rPr>
          <w:t>space contained in the</w:t>
        </w:r>
      </w:ins>
      <w:ins w:id="240" w:author="Microsoft Office User" w:date="2018-07-05T12:15:00Z">
        <w:r w:rsidR="00CC63CE">
          <w:rPr>
            <w:rStyle w:val="PageNumber"/>
            <w:rFonts w:ascii="Calibri" w:eastAsia="Calibri" w:hAnsi="Calibri" w:cs="Calibri"/>
          </w:rPr>
          <w:t xml:space="preserve"> </w:t>
        </w:r>
      </w:ins>
      <w:proofErr w:type="spellStart"/>
      <w:r w:rsidRPr="00B4526A">
        <w:rPr>
          <w:rStyle w:val="PageNumber"/>
          <w:rFonts w:ascii="Calibri" w:eastAsia="Calibri" w:hAnsi="Calibri" w:cs="Calibri"/>
        </w:rPr>
        <w:t>hyperspherical</w:t>
      </w:r>
      <w:proofErr w:type="spellEnd"/>
      <w:r w:rsidRPr="00B4526A">
        <w:rPr>
          <w:rStyle w:val="PageNumber"/>
          <w:rFonts w:ascii="Calibri" w:eastAsia="Calibri" w:hAnsi="Calibri" w:cs="Calibri"/>
        </w:rPr>
        <w:t xml:space="preserve"> cap</w:t>
      </w:r>
      <w:ins w:id="241" w:author="Microsoft Office User" w:date="2018-07-05T12:15:00Z">
        <w:r w:rsidR="00CC63CE">
          <w:rPr>
            <w:rStyle w:val="PageNumber"/>
            <w:rFonts w:ascii="Calibri" w:eastAsia="Calibri" w:hAnsi="Calibri" w:cs="Calibri"/>
          </w:rPr>
          <w:t>s</w:t>
        </w:r>
      </w:ins>
      <w:r w:rsidRPr="00B4526A">
        <w:rPr>
          <w:rStyle w:val="PageNumber"/>
          <w:rFonts w:ascii="Calibri" w:eastAsia="Calibri" w:hAnsi="Calibri" w:cs="Calibri"/>
        </w:rPr>
        <w:t xml:space="preserve">, which is beyond the scope of this article. The third complication </w:t>
      </w:r>
      <w:r>
        <w:rPr>
          <w:rStyle w:val="PageNumber"/>
          <w:rFonts w:ascii="Calibri" w:eastAsia="Calibri" w:hAnsi="Calibri" w:cs="Calibri"/>
        </w:rPr>
        <w:t xml:space="preserve">is yet more involved, and would require an analysis of how </w:t>
      </w:r>
      <w:del w:id="242" w:author="Microsoft Office User" w:date="2018-07-05T12:16:00Z">
        <w:r w:rsidDel="00CC63CE">
          <w:rPr>
            <w:rStyle w:val="PageNumber"/>
            <w:rFonts w:ascii="Calibri" w:eastAsia="Calibri" w:hAnsi="Calibri" w:cs="Calibri"/>
          </w:rPr>
          <w:delText xml:space="preserve">the </w:delText>
        </w:r>
      </w:del>
      <w:r>
        <w:rPr>
          <w:rStyle w:val="PageNumber"/>
          <w:rFonts w:ascii="Calibri" w:eastAsia="Calibri" w:hAnsi="Calibri" w:cs="Calibri"/>
        </w:rPr>
        <w:t>standing genetic variation is used as adaptation proceeds (i.e., how the distribution of segregating effects and allele frequencies shift as alleles fix).</w:t>
      </w:r>
      <w:r w:rsidRPr="00B4526A">
        <w:rPr>
          <w:rStyle w:val="PageNumber"/>
          <w:rFonts w:ascii="Calibri" w:eastAsia="Calibri" w:hAnsi="Calibri" w:cs="Calibri"/>
        </w:rPr>
        <w:t xml:space="preserve"> </w:t>
      </w:r>
      <w:r>
        <w:rPr>
          <w:rStyle w:val="PageNumber"/>
          <w:rFonts w:ascii="Calibri" w:eastAsia="Calibri" w:hAnsi="Calibri" w:cs="Calibri"/>
        </w:rPr>
        <w:t>Such a calculation is</w:t>
      </w:r>
      <w:r w:rsidRPr="00B4526A">
        <w:rPr>
          <w:rStyle w:val="PageNumber"/>
          <w:rFonts w:ascii="Calibri" w:eastAsia="Calibri" w:hAnsi="Calibri" w:cs="Calibri"/>
        </w:rPr>
        <w:t xml:space="preserve"> also beyond the scope of this article. Despite these complications, we believe the simple analysis above qualitatively capture</w:t>
      </w:r>
      <w:r>
        <w:rPr>
          <w:rStyle w:val="PageNumber"/>
          <w:rFonts w:ascii="Calibri" w:eastAsia="Calibri" w:hAnsi="Calibri" w:cs="Calibri"/>
        </w:rPr>
        <w:t>s</w:t>
      </w:r>
      <w:r w:rsidRPr="00B4526A">
        <w:rPr>
          <w:rStyle w:val="PageNumber"/>
          <w:rFonts w:ascii="Calibri" w:eastAsia="Calibri" w:hAnsi="Calibri" w:cs="Calibri"/>
        </w:rPr>
        <w:t xml:space="preserve"> the essence of why segregation variance increases faster-than-linearly with the angle of divergence.</w:t>
      </w:r>
    </w:p>
    <w:p w14:paraId="02863129" w14:textId="77777777" w:rsidR="000D3A0A" w:rsidRDefault="000D3A0A">
      <w:pPr>
        <w:spacing w:line="480" w:lineRule="auto"/>
        <w:rPr>
          <w:ins w:id="243" w:author="Microsoft Office User" w:date="2018-07-05T12:04:00Z"/>
          <w:rStyle w:val="PageNumber"/>
          <w:rFonts w:ascii="Calibri" w:eastAsia="Calibri" w:hAnsi="Calibri" w:cs="Calibri"/>
        </w:rPr>
        <w:pPrChange w:id="244" w:author="Microsoft Office User" w:date="2018-07-05T12:06:00Z">
          <w:pPr>
            <w:spacing w:line="480" w:lineRule="auto"/>
            <w:ind w:firstLine="720"/>
          </w:pPr>
        </w:pPrChange>
      </w:pPr>
      <w:ins w:id="245" w:author="Microsoft Office User" w:date="2018-07-05T12:04:00Z">
        <w:r>
          <w:rPr>
            <w:rStyle w:val="PageNumber"/>
            <w:rFonts w:ascii="Calibri" w:eastAsia="Calibri" w:hAnsi="Calibri" w:cs="Calibri"/>
          </w:rPr>
          <w:t>References:</w:t>
        </w:r>
      </w:ins>
    </w:p>
    <w:p w14:paraId="6D6D9292" w14:textId="040575C0" w:rsidR="00F84D85" w:rsidRDefault="000D3A0A">
      <w:pPr>
        <w:spacing w:line="480" w:lineRule="auto"/>
        <w:rPr>
          <w:ins w:id="246" w:author="Microsoft Office User" w:date="2018-07-05T12:04:00Z"/>
          <w:rFonts w:ascii="Calibri" w:hAnsi="Calibri" w:cs="Calibri"/>
        </w:rPr>
        <w:pPrChange w:id="247" w:author="Microsoft Office User" w:date="2018-07-05T12:06:00Z">
          <w:pPr>
            <w:spacing w:line="480" w:lineRule="auto"/>
            <w:ind w:firstLine="720"/>
          </w:pPr>
        </w:pPrChange>
      </w:pPr>
      <w:ins w:id="248" w:author="Microsoft Office User" w:date="2018-07-05T12:04:00Z">
        <w:r>
          <w:rPr>
            <w:rStyle w:val="PageNumber"/>
          </w:rPr>
          <w:t xml:space="preserve">Abramowitz &amp; </w:t>
        </w:r>
        <w:proofErr w:type="spellStart"/>
        <w:r>
          <w:rPr>
            <w:rStyle w:val="PageNumber"/>
          </w:rPr>
          <w:t>Stegun</w:t>
        </w:r>
        <w:proofErr w:type="spellEnd"/>
        <w:r>
          <w:rPr>
            <w:rStyle w:val="PageNumber"/>
          </w:rPr>
          <w:t xml:space="preserve"> 1972 Handbook of Mathematical Functions: with formulas, graphs, and mathematical tables. </w:t>
        </w:r>
      </w:ins>
      <w:ins w:id="249" w:author="Microsoft Office User" w:date="2018-07-05T12:05:00Z">
        <w:r>
          <w:rPr>
            <w:rStyle w:val="PageNumber"/>
          </w:rPr>
          <w:t>United States Department o</w:t>
        </w:r>
      </w:ins>
      <w:ins w:id="250" w:author="Microsoft Office User" w:date="2018-07-05T12:06:00Z">
        <w:r>
          <w:rPr>
            <w:rStyle w:val="PageNumber"/>
          </w:rPr>
          <w:t>f Commerce, Washington DC, USA.</w:t>
        </w:r>
      </w:ins>
      <w:r w:rsidR="00F84D85" w:rsidRPr="00361803">
        <w:rPr>
          <w:rFonts w:ascii="Calibri" w:hAnsi="Calibri" w:cs="Calibri"/>
        </w:rPr>
        <w:br w:type="page"/>
      </w:r>
    </w:p>
    <w:p w14:paraId="7DEFD854" w14:textId="77777777" w:rsidR="000D3A0A" w:rsidRPr="00361803" w:rsidRDefault="000D3A0A" w:rsidP="00BA49AA">
      <w:pPr>
        <w:spacing w:line="480" w:lineRule="auto"/>
        <w:ind w:firstLine="720"/>
        <w:rPr>
          <w:rFonts w:ascii="Calibri" w:hAnsi="Calibri" w:cs="Calibri"/>
        </w:rPr>
      </w:pPr>
    </w:p>
    <w:p w14:paraId="048593E8" w14:textId="2F7F058F" w:rsidR="00AE44A7" w:rsidRDefault="00361803" w:rsidP="005B6774">
      <w:pPr>
        <w:spacing w:line="480" w:lineRule="auto"/>
        <w:rPr>
          <w:rFonts w:ascii="Calibri" w:hAnsi="Calibri" w:cs="Calibri"/>
          <w:b/>
        </w:rPr>
      </w:pPr>
      <w:r w:rsidRPr="00361803">
        <w:rPr>
          <w:rFonts w:ascii="Calibri" w:hAnsi="Calibri" w:cs="Calibri"/>
          <w:b/>
        </w:rPr>
        <w:t xml:space="preserve">Supplementary </w:t>
      </w:r>
      <w:r w:rsidR="007F2B77">
        <w:rPr>
          <w:rFonts w:ascii="Calibri" w:hAnsi="Calibri" w:cs="Calibri"/>
          <w:b/>
        </w:rPr>
        <w:t>figures</w:t>
      </w:r>
    </w:p>
    <w:p w14:paraId="571AE8F7" w14:textId="3984E16D" w:rsidR="005B6774" w:rsidRPr="00361803" w:rsidRDefault="005B6774" w:rsidP="005B6774">
      <w:pPr>
        <w:spacing w:line="480" w:lineRule="auto"/>
        <w:rPr>
          <w:b/>
        </w:rPr>
      </w:pPr>
      <w:r>
        <w:rPr>
          <w:b/>
          <w:noProof/>
          <w:lang w:eastAsia="zh-CN"/>
        </w:rPr>
        <w:drawing>
          <wp:inline distT="0" distB="0" distL="0" distR="0" wp14:anchorId="39C8F547" wp14:editId="154E51CB">
            <wp:extent cx="59436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7B74AE7" w14:textId="0E57A4E4" w:rsidR="00B81BC6" w:rsidRPr="00361803" w:rsidRDefault="00FA35F2" w:rsidP="005B6774">
      <w:pPr>
        <w:pStyle w:val="BodyA"/>
        <w:spacing w:line="480" w:lineRule="auto"/>
        <w:rPr>
          <w:b/>
        </w:rPr>
      </w:pPr>
      <w:r>
        <w:rPr>
          <w:rStyle w:val="PageNumber"/>
          <w:b/>
          <w:bCs/>
        </w:rPr>
        <w:t xml:space="preserve">Fig. S1. Mutation-selection balance and mutation effect sizes in ancestral populations. </w:t>
      </w:r>
      <w:r>
        <w:t>(</w:t>
      </w:r>
      <w:proofErr w:type="spellStart"/>
      <w:r>
        <w:t>a</w:t>
      </w:r>
      <w:proofErr w:type="spellEnd"/>
      <w:r>
        <w:t xml:space="preserve">) The number of segregating (i.e., unfixed) alleles in each of 10 ancestral populations and (b) the mean frequency of such alleles in the ancestral populations. The black line is plotted through the mean of all populations at each generation, and all ten burn-ins used to generate our results are shown. Panel (c) illustrates the distribution of mutation effect sizes at the end of a single burn-in simulation, as compared to the distribution of mutations that arise </w:t>
      </w:r>
      <w:r>
        <w:rPr>
          <w:rStyle w:val="PageNumber"/>
          <w:i/>
          <w:iCs/>
        </w:rPr>
        <w:t>de novo</w:t>
      </w:r>
      <w:r>
        <w:t>. T</w:t>
      </w:r>
      <w:r w:rsidR="00387F5D">
        <w:t>he vertical lines represent the median mutation effect size</w:t>
      </w:r>
      <w:r w:rsidR="00927284">
        <w:t xml:space="preserve"> for each group.</w:t>
      </w:r>
      <w:r w:rsidR="00B81BC6" w:rsidRPr="00361803">
        <w:rPr>
          <w:b/>
        </w:rPr>
        <w:br w:type="page"/>
      </w:r>
    </w:p>
    <w:p w14:paraId="6C9E1B5B" w14:textId="17BFCD6E" w:rsidR="00B81BC6" w:rsidRPr="00361803" w:rsidRDefault="00D17D73" w:rsidP="005B6774">
      <w:pPr>
        <w:pStyle w:val="Body"/>
        <w:spacing w:line="480" w:lineRule="auto"/>
      </w:pPr>
      <w:r>
        <w:rPr>
          <w:noProof/>
          <w:lang w:val="en-US" w:eastAsia="zh-CN"/>
        </w:rPr>
        <w:lastRenderedPageBreak/>
        <w:drawing>
          <wp:inline distT="0" distB="0" distL="0" distR="0" wp14:anchorId="3438B5ED" wp14:editId="04D86A5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33E7E84" w14:textId="4C138C33" w:rsidR="00B81BC6" w:rsidRPr="00361803" w:rsidRDefault="00B81BC6" w:rsidP="00203F70">
      <w:pPr>
        <w:pStyle w:val="Body"/>
        <w:spacing w:line="480" w:lineRule="auto"/>
      </w:pPr>
      <w:r w:rsidRPr="00361803">
        <w:rPr>
          <w:b/>
        </w:rPr>
        <w:t>Fig. S</w:t>
      </w:r>
      <w:r w:rsidR="006E3C44" w:rsidRPr="00361803">
        <w:rPr>
          <w:b/>
        </w:rPr>
        <w:t>2</w:t>
      </w:r>
      <w:r w:rsidRPr="00361803">
        <w:rPr>
          <w:b/>
        </w:rPr>
        <w:t xml:space="preserve">. Effect of </w:t>
      </w:r>
      <w:r w:rsidR="007E05AA" w:rsidRPr="00361803">
        <w:rPr>
          <w:b/>
        </w:rPr>
        <w:t>standing variation</w:t>
      </w:r>
      <w:r w:rsidRPr="00361803">
        <w:rPr>
          <w:b/>
        </w:rPr>
        <w:t xml:space="preserve"> on the pace of adaptation and attainment of mutation selection-balance.</w:t>
      </w:r>
      <w:r w:rsidRPr="00361803">
        <w:t xml:space="preserve"> (</w:t>
      </w:r>
      <w:r w:rsidR="009B2F77" w:rsidRPr="00361803">
        <w:t>a</w:t>
      </w:r>
      <w:r w:rsidRPr="00361803">
        <w:t xml:space="preserve">) Populations that adapt with </w:t>
      </w:r>
      <w:r w:rsidR="007E05AA" w:rsidRPr="00361803">
        <w:t>standing variation</w:t>
      </w:r>
      <w:r w:rsidR="003B035B">
        <w:t xml:space="preserve"> </w:t>
      </w:r>
      <w:r w:rsidRPr="00361803">
        <w:t xml:space="preserve">in addition to </w:t>
      </w:r>
      <w:r w:rsidR="00761BDE">
        <w:t>new</w:t>
      </w:r>
      <w:r w:rsidRPr="00361803">
        <w:t xml:space="preserve"> mutation</w:t>
      </w:r>
      <w:r w:rsidR="003F54F4" w:rsidRPr="00361803">
        <w:t xml:space="preserve"> (</w:t>
      </w:r>
      <w:r w:rsidR="003F54F4" w:rsidRPr="00361803">
        <w:rPr>
          <w:i/>
        </w:rPr>
        <w:t>n</w:t>
      </w:r>
      <w:r w:rsidR="003F54F4" w:rsidRPr="00361803">
        <w:t xml:space="preserve"> = </w:t>
      </w:r>
      <w:r w:rsidR="0090716A">
        <w:t>40</w:t>
      </w:r>
      <w:r w:rsidR="00F24D57">
        <w:t xml:space="preserve"> mutations; </w:t>
      </w:r>
      <w:r w:rsidR="003B035B">
        <w:t>dark green</w:t>
      </w:r>
      <w:r w:rsidR="003F54F4" w:rsidRPr="00361803">
        <w:t>)</w:t>
      </w:r>
      <w:r w:rsidRPr="00361803">
        <w:t xml:space="preserve"> reach the </w:t>
      </w:r>
      <w:r w:rsidR="00AC0043" w:rsidRPr="00361803">
        <w:t xml:space="preserve">phenotypic </w:t>
      </w:r>
      <w:r w:rsidRPr="00361803">
        <w:t xml:space="preserve">optimum more quickly than populations that adapt from </w:t>
      </w:r>
      <w:r w:rsidR="00FC7161">
        <w:t>new</w:t>
      </w:r>
      <w:r w:rsidRPr="00361803">
        <w:t xml:space="preserve"> mutation only</w:t>
      </w:r>
      <w:r w:rsidR="00675EBE" w:rsidRPr="00361803">
        <w:t xml:space="preserve"> (</w:t>
      </w:r>
      <w:r w:rsidR="006C1CFB">
        <w:rPr>
          <w:i/>
        </w:rPr>
        <w:t>n</w:t>
      </w:r>
      <w:r w:rsidR="006C1CFB">
        <w:t xml:space="preserve"> = 0; </w:t>
      </w:r>
      <w:r w:rsidR="000F4D53">
        <w:t>light</w:t>
      </w:r>
      <w:r w:rsidR="00524C86">
        <w:t xml:space="preserve"> green</w:t>
      </w:r>
      <w:r w:rsidR="00675EBE" w:rsidRPr="00361803">
        <w:t>)</w:t>
      </w:r>
      <w:r w:rsidRPr="00361803">
        <w:t>.</w:t>
      </w:r>
      <w:r w:rsidR="0035170A" w:rsidRPr="00361803">
        <w:t xml:space="preserve"> (</w:t>
      </w:r>
      <w:r w:rsidR="00AC0043" w:rsidRPr="00361803">
        <w:t>b</w:t>
      </w:r>
      <w:r w:rsidR="0035170A" w:rsidRPr="00361803">
        <w:t xml:space="preserve">) Although populations equipped with </w:t>
      </w:r>
      <w:r w:rsidR="007E05AA" w:rsidRPr="00361803">
        <w:t>standing variation</w:t>
      </w:r>
      <w:r w:rsidR="0035170A" w:rsidRPr="00361803">
        <w:t xml:space="preserve"> adapt more quickly than populations adapting from new mutation only, they both reach mutation-selection balance by </w:t>
      </w:r>
      <w:del w:id="251" w:author="Microsoft Office User" w:date="2018-07-05T12:18:00Z">
        <w:r w:rsidR="0035170A" w:rsidRPr="00203F70" w:rsidDel="00203F70">
          <w:rPr>
            <w:iCs/>
            <w:rPrChange w:id="252" w:author="Microsoft Office User" w:date="2018-07-05T12:18:00Z">
              <w:rPr>
                <w:i/>
              </w:rPr>
            </w:rPrChange>
          </w:rPr>
          <w:delText>t =</w:delText>
        </w:r>
      </w:del>
      <w:ins w:id="253" w:author="Microsoft Office User" w:date="2018-07-05T12:18:00Z">
        <w:r w:rsidR="00203F70" w:rsidRPr="00203F70">
          <w:rPr>
            <w:iCs/>
            <w:rPrChange w:id="254" w:author="Microsoft Office User" w:date="2018-07-05T12:18:00Z">
              <w:rPr>
                <w:i/>
              </w:rPr>
            </w:rPrChange>
          </w:rPr>
          <w:t>generation</w:t>
        </w:r>
      </w:ins>
      <w:r w:rsidR="0035170A" w:rsidRPr="00361803">
        <w:t xml:space="preserve"> </w:t>
      </w:r>
      <w:r w:rsidR="00F37607" w:rsidRPr="00361803">
        <w:t>2</w:t>
      </w:r>
      <w:r w:rsidR="0035170A" w:rsidRPr="00361803">
        <w:t>000.</w:t>
      </w:r>
      <w:r w:rsidR="00FE6B2E" w:rsidRPr="00361803">
        <w:t xml:space="preserve"> </w:t>
      </w:r>
      <w:r w:rsidR="00651982" w:rsidRPr="00361803">
        <w:t>(c</w:t>
      </w:r>
      <w:r w:rsidR="00DF648F" w:rsidRPr="00361803">
        <w:t xml:space="preserve">) The </w:t>
      </w:r>
      <w:r w:rsidR="0056410A" w:rsidRPr="00361803">
        <w:t>segregation variance</w:t>
      </w:r>
      <w:r w:rsidR="00DF648F" w:rsidRPr="00361803">
        <w:t xml:space="preserve"> in p</w:t>
      </w:r>
      <w:r w:rsidR="00E62535" w:rsidRPr="00361803">
        <w:t>arental populations, calculated</w:t>
      </w:r>
      <w:r w:rsidR="00DF648F" w:rsidRPr="00361803">
        <w:t xml:space="preserve"> as </w:t>
      </w:r>
      <w:r w:rsidR="00955971">
        <w:t>it is</w:t>
      </w:r>
      <w:r w:rsidR="00F724DD">
        <w:t xml:space="preserve"> in</w:t>
      </w:r>
      <w:r w:rsidR="00DF648F" w:rsidRPr="00361803">
        <w:t xml:space="preserve"> hybrids</w:t>
      </w:r>
      <w:r w:rsidR="00DA18E5">
        <w:t xml:space="preserve"> (see main text)</w:t>
      </w:r>
      <w:r w:rsidR="00DF648F" w:rsidRPr="00361803">
        <w:t xml:space="preserve">, </w:t>
      </w:r>
      <w:r w:rsidR="00651982" w:rsidRPr="00361803">
        <w:t>is</w:t>
      </w:r>
      <w:r w:rsidR="00DF648F" w:rsidRPr="00361803">
        <w:t xml:space="preserve"> stable and near zero by the end of each simulati</w:t>
      </w:r>
      <w:r w:rsidR="00A131A0" w:rsidRPr="00361803">
        <w:t>on.</w:t>
      </w:r>
      <w:r w:rsidR="00397EC7">
        <w:t xml:space="preserve"> </w:t>
      </w:r>
      <w:commentRangeStart w:id="255"/>
      <w:r w:rsidR="00397EC7">
        <w:t xml:space="preserve">The initial distance to the optima, </w:t>
      </w:r>
      <w:r w:rsidR="00397EC7">
        <w:rPr>
          <w:i/>
        </w:rPr>
        <w:t>d</w:t>
      </w:r>
      <w:r w:rsidR="00397EC7">
        <w:t xml:space="preserve">, is 1 for all </w:t>
      </w:r>
      <w:r w:rsidR="003F54F4" w:rsidRPr="00361803">
        <w:t>simulations</w:t>
      </w:r>
      <w:commentRangeEnd w:id="255"/>
      <w:r w:rsidR="00203F70">
        <w:rPr>
          <w:rStyle w:val="CommentReference"/>
          <w:rFonts w:ascii="Times New Roman" w:eastAsia="Arial Unicode MS" w:hAnsi="Times New Roman" w:cs="Times New Roman"/>
          <w:color w:val="auto"/>
          <w:lang w:val="en-US" w:eastAsia="en-US"/>
        </w:rPr>
        <w:commentReference w:id="255"/>
      </w:r>
      <w:r w:rsidR="003F54F4" w:rsidRPr="00361803">
        <w:t xml:space="preserve">. We plot 10 replicate </w:t>
      </w:r>
      <w:r w:rsidR="00EE68C6" w:rsidRPr="00361803">
        <w:t>simulations</w:t>
      </w:r>
      <w:r w:rsidR="00651982" w:rsidRPr="00361803">
        <w:t xml:space="preserve">, and lines connect </w:t>
      </w:r>
      <w:r w:rsidR="00C208EA" w:rsidRPr="00361803">
        <w:t xml:space="preserve">the mean </w:t>
      </w:r>
      <w:r w:rsidR="0042643D" w:rsidRPr="00361803">
        <w:t>value</w:t>
      </w:r>
      <w:r w:rsidR="00651982" w:rsidRPr="00361803">
        <w:t>s</w:t>
      </w:r>
      <w:r w:rsidR="0042643D" w:rsidRPr="00361803">
        <w:t xml:space="preserve"> at each sampled </w:t>
      </w:r>
      <w:r w:rsidR="00651982" w:rsidRPr="00361803">
        <w:t>generation</w:t>
      </w:r>
      <w:r w:rsidR="0042643D" w:rsidRPr="00361803">
        <w:t>.</w:t>
      </w:r>
    </w:p>
    <w:p w14:paraId="3964B7B6" w14:textId="4F74FD5A" w:rsidR="00084458" w:rsidRPr="00361803" w:rsidRDefault="00B81BC6" w:rsidP="005B6774">
      <w:pPr>
        <w:pStyle w:val="Body"/>
        <w:spacing w:line="480" w:lineRule="auto"/>
      </w:pPr>
      <w:r w:rsidRPr="00361803">
        <w:br w:type="page"/>
      </w:r>
    </w:p>
    <w:p w14:paraId="321498CD" w14:textId="449F995C" w:rsidR="00675EBE" w:rsidRPr="00361803" w:rsidRDefault="00A30A2B" w:rsidP="005B6774">
      <w:pPr>
        <w:pStyle w:val="Body"/>
        <w:spacing w:line="480" w:lineRule="auto"/>
        <w:rPr>
          <w:b/>
        </w:rPr>
      </w:pPr>
      <w:r>
        <w:rPr>
          <w:b/>
          <w:noProof/>
          <w:lang w:val="en-US" w:eastAsia="zh-CN"/>
        </w:rPr>
        <w:lastRenderedPageBreak/>
        <w:drawing>
          <wp:inline distT="0" distB="0" distL="0" distR="0" wp14:anchorId="39CB45F9" wp14:editId="19E00205">
            <wp:extent cx="5943600" cy="290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S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54C7466A" w14:textId="3DDED687" w:rsidR="00AE3C10" w:rsidRPr="00361803" w:rsidRDefault="008C6CAD" w:rsidP="00CF1EE2">
      <w:pPr>
        <w:pStyle w:val="Body"/>
        <w:spacing w:line="480" w:lineRule="auto"/>
        <w:rPr>
          <w:rStyle w:val="PageNumber"/>
          <w:bCs/>
        </w:rPr>
      </w:pPr>
      <w:r w:rsidRPr="00361803">
        <w:rPr>
          <w:b/>
        </w:rPr>
        <w:t>Fig. S</w:t>
      </w:r>
      <w:r w:rsidR="00DF22EE" w:rsidRPr="00361803">
        <w:rPr>
          <w:b/>
        </w:rPr>
        <w:t>3</w:t>
      </w:r>
      <w:r w:rsidRPr="00361803">
        <w:rPr>
          <w:b/>
        </w:rPr>
        <w:t xml:space="preserve">. </w:t>
      </w:r>
      <w:r w:rsidR="00027D29" w:rsidRPr="00361803">
        <w:rPr>
          <w:b/>
        </w:rPr>
        <w:t>Alternative presentation of simulation results</w:t>
      </w:r>
      <w:r w:rsidR="000B301C" w:rsidRPr="00361803">
        <w:rPr>
          <w:b/>
        </w:rPr>
        <w:t xml:space="preserve"> across environments</w:t>
      </w:r>
      <w:r w:rsidR="00027D29" w:rsidRPr="00361803">
        <w:rPr>
          <w:b/>
        </w:rPr>
        <w:t>: distance between optima</w:t>
      </w:r>
      <w:r w:rsidR="00234133">
        <w:rPr>
          <w:b/>
        </w:rPr>
        <w:t xml:space="preserve"> (</w:t>
      </w:r>
      <w:r w:rsidR="00552987" w:rsidRPr="00552987">
        <w:rPr>
          <w:rStyle w:val="PageNumber"/>
          <w:rFonts w:ascii="Cambria Math" w:eastAsia="Cambria Math" w:hAnsi="Cambria Math" w:cs="Cambria Math"/>
          <w:b/>
          <w:bCs/>
        </w:rPr>
        <w:t>𝛿</w:t>
      </w:r>
      <w:r w:rsidR="00234133">
        <w:rPr>
          <w:b/>
        </w:rPr>
        <w:t>)</w:t>
      </w:r>
      <w:r w:rsidR="00027D29" w:rsidRPr="00361803">
        <w:rPr>
          <w:b/>
        </w:rPr>
        <w:t>.</w:t>
      </w:r>
      <w:r w:rsidRPr="00361803">
        <w:rPr>
          <w:rStyle w:val="PageNumber"/>
          <w:bCs/>
        </w:rPr>
        <w:t xml:space="preserve"> </w:t>
      </w:r>
      <w:r w:rsidR="0026461A" w:rsidRPr="00361803">
        <w:rPr>
          <w:rStyle w:val="PageNumber"/>
          <w:bCs/>
        </w:rPr>
        <w:t>Panel (</w:t>
      </w:r>
      <w:r w:rsidR="00027D29" w:rsidRPr="00361803">
        <w:rPr>
          <w:rStyle w:val="PageNumber"/>
          <w:bCs/>
        </w:rPr>
        <w:t>a</w:t>
      </w:r>
      <w:r w:rsidR="0026461A" w:rsidRPr="00361803">
        <w:rPr>
          <w:rStyle w:val="PageNumber"/>
          <w:bCs/>
        </w:rPr>
        <w:t>) plots the relationship between</w:t>
      </w:r>
      <w:r w:rsidR="00027D29" w:rsidRPr="00361803">
        <w:rPr>
          <w:rStyle w:val="PageNumber"/>
          <w:bCs/>
        </w:rPr>
        <w:t xml:space="preserve"> the angle </w:t>
      </w:r>
      <w:r w:rsidR="00D76CD4" w:rsidRPr="00361803">
        <w:rPr>
          <w:rStyle w:val="PageNumber"/>
          <w:bCs/>
        </w:rPr>
        <w:t>of divergence</w:t>
      </w:r>
      <w:r w:rsidR="00027D29" w:rsidRPr="00361803">
        <w:rPr>
          <w:rStyle w:val="PageNumber"/>
          <w:bCs/>
        </w:rPr>
        <w:t>,</w:t>
      </w:r>
      <w:r w:rsidR="0026461A" w:rsidRPr="00361803">
        <w:rPr>
          <w:rStyle w:val="PageNumber"/>
          <w:bCs/>
        </w:rPr>
        <w:t xml:space="preserve"> </w:t>
      </w:r>
      <w:r w:rsidR="00027D29" w:rsidRPr="00361803">
        <w:rPr>
          <w:rStyle w:val="PageNumber"/>
          <w:i/>
        </w:rPr>
        <w:t>ϴ</w:t>
      </w:r>
      <w:r w:rsidR="00027D29" w:rsidRPr="00361803">
        <w:rPr>
          <w:rStyle w:val="PageNumber"/>
        </w:rPr>
        <w:t xml:space="preserve">, and </w:t>
      </w:r>
      <w:r w:rsidR="00027D29" w:rsidRPr="00361803">
        <w:rPr>
          <w:rStyle w:val="PageNumber"/>
          <w:bCs/>
        </w:rPr>
        <w:t xml:space="preserve">the Euclidean distance between parental optima, </w:t>
      </w:r>
      <w:r w:rsidR="00027D29" w:rsidRPr="00361803">
        <w:rPr>
          <w:rStyle w:val="PageNumber"/>
          <w:rFonts w:ascii="Cambria Math" w:eastAsia="Cambria Math" w:hAnsi="Cambria Math" w:cs="Cambria Math"/>
          <w:bCs/>
        </w:rPr>
        <w:t>𝛿</w:t>
      </w:r>
      <w:r w:rsidR="00EE035E" w:rsidRPr="00361803">
        <w:rPr>
          <w:rStyle w:val="PageNumber"/>
          <w:bCs/>
        </w:rPr>
        <w:t xml:space="preserve"> (thick black line). We also plot the fraction of beneficial mutations expected to be </w:t>
      </w:r>
      <w:r w:rsidR="003954AD">
        <w:rPr>
          <w:rStyle w:val="PageNumber"/>
          <w:bCs/>
        </w:rPr>
        <w:t>beneficial</w:t>
      </w:r>
      <w:r w:rsidR="00EE035E" w:rsidRPr="00361803">
        <w:rPr>
          <w:rStyle w:val="PageNumber"/>
          <w:bCs/>
        </w:rPr>
        <w:t xml:space="preserve"> in just one population</w:t>
      </w:r>
      <w:ins w:id="256" w:author="Microsoft Office User" w:date="2018-07-05T12:19:00Z">
        <w:r w:rsidR="00203F70">
          <w:rPr>
            <w:rStyle w:val="PageNumber"/>
            <w:bCs/>
          </w:rPr>
          <w:t xml:space="preserve"> (fraction of non-overlap)</w:t>
        </w:r>
      </w:ins>
      <w:r w:rsidR="00955F53">
        <w:rPr>
          <w:rStyle w:val="PageNumber"/>
          <w:bCs/>
        </w:rPr>
        <w:t xml:space="preserve"> </w:t>
      </w:r>
      <w:proofErr w:type="spellStart"/>
      <w:r w:rsidR="00955F53">
        <w:rPr>
          <w:rStyle w:val="PageNumber"/>
          <w:bCs/>
        </w:rPr>
        <w:t xml:space="preserve">for </w:t>
      </w:r>
      <w:r w:rsidR="00955F53">
        <w:rPr>
          <w:rStyle w:val="PageNumber"/>
          <w:bCs/>
          <w:i/>
        </w:rPr>
        <w:t>m</w:t>
      </w:r>
      <w:proofErr w:type="spellEnd"/>
      <w:r w:rsidR="00955F53">
        <w:rPr>
          <w:rStyle w:val="PageNumber"/>
          <w:bCs/>
        </w:rPr>
        <w:t xml:space="preserve"> = 2</w:t>
      </w:r>
      <w:r w:rsidR="00EE035E" w:rsidRPr="00361803">
        <w:rPr>
          <w:rStyle w:val="PageNumber"/>
          <w:bCs/>
        </w:rPr>
        <w:t xml:space="preserve"> (</w:t>
      </w:r>
      <w:r w:rsidR="00C45126">
        <w:rPr>
          <w:rStyle w:val="PageNumber"/>
          <w:bCs/>
        </w:rPr>
        <w:t>dark green line</w:t>
      </w:r>
      <w:r w:rsidR="006B1D6A" w:rsidRPr="00361803">
        <w:rPr>
          <w:rStyle w:val="PageNumber"/>
          <w:bCs/>
        </w:rPr>
        <w:t>; see Fig. 3</w:t>
      </w:r>
      <w:r w:rsidR="001A7A77">
        <w:rPr>
          <w:rStyle w:val="PageNumber"/>
          <w:bCs/>
        </w:rPr>
        <w:t>B</w:t>
      </w:r>
      <w:r w:rsidR="00EE035E" w:rsidRPr="00361803">
        <w:rPr>
          <w:rStyle w:val="PageNumber"/>
          <w:bCs/>
        </w:rPr>
        <w:t>).</w:t>
      </w:r>
      <w:r w:rsidR="0026461A" w:rsidRPr="00361803">
        <w:rPr>
          <w:rStyle w:val="PageNumber"/>
          <w:bCs/>
        </w:rPr>
        <w:t xml:space="preserve"> </w:t>
      </w:r>
      <w:r w:rsidR="00D40D7A" w:rsidRPr="00361803">
        <w:rPr>
          <w:rStyle w:val="PageNumber"/>
          <w:bCs/>
        </w:rPr>
        <w:t xml:space="preserve">The </w:t>
      </w:r>
      <w:r w:rsidR="00D40D7A">
        <w:rPr>
          <w:rStyle w:val="PageNumber"/>
          <w:bCs/>
        </w:rPr>
        <w:t xml:space="preserve">dashed </w:t>
      </w:r>
      <w:r w:rsidR="00D40D7A" w:rsidRPr="00361803">
        <w:rPr>
          <w:rStyle w:val="PageNumber"/>
          <w:bCs/>
        </w:rPr>
        <w:t>black line is the 1:1</w:t>
      </w:r>
      <w:del w:id="257" w:author="Microsoft Office User" w:date="2018-07-05T12:20:00Z">
        <w:r w:rsidR="00D40D7A" w:rsidRPr="00361803" w:rsidDel="00CF1EE2">
          <w:rPr>
            <w:rStyle w:val="PageNumber"/>
            <w:bCs/>
          </w:rPr>
          <w:delText xml:space="preserve"> line for simulations initiated with standing variation</w:delText>
        </w:r>
      </w:del>
      <w:r w:rsidR="00D40D7A" w:rsidRPr="00361803">
        <w:rPr>
          <w:rStyle w:val="PageNumber"/>
          <w:bCs/>
        </w:rPr>
        <w:t>.</w:t>
      </w:r>
      <w:r w:rsidR="00A30A2B">
        <w:rPr>
          <w:rStyle w:val="PageNumber"/>
          <w:bCs/>
        </w:rPr>
        <w:t xml:space="preserve"> </w:t>
      </w:r>
      <w:r w:rsidR="0026461A" w:rsidRPr="00361803">
        <w:rPr>
          <w:rStyle w:val="PageNumber"/>
          <w:bCs/>
        </w:rPr>
        <w:t xml:space="preserve">Panel </w:t>
      </w:r>
      <w:r w:rsidR="00027D29" w:rsidRPr="00361803">
        <w:rPr>
          <w:rStyle w:val="PageNumber"/>
          <w:bCs/>
        </w:rPr>
        <w:t>(</w:t>
      </w:r>
      <w:r w:rsidR="007F46F7">
        <w:rPr>
          <w:rStyle w:val="PageNumber"/>
          <w:bCs/>
        </w:rPr>
        <w:t>b)</w:t>
      </w:r>
      <w:r w:rsidR="0026461A" w:rsidRPr="00361803">
        <w:rPr>
          <w:rStyle w:val="PageNumber"/>
          <w:bCs/>
        </w:rPr>
        <w:t xml:space="preserve"> plot</w:t>
      </w:r>
      <w:r w:rsidR="007F46F7">
        <w:rPr>
          <w:rStyle w:val="PageNumber"/>
          <w:bCs/>
        </w:rPr>
        <w:t>s</w:t>
      </w:r>
      <w:r w:rsidR="0026461A" w:rsidRPr="00361803">
        <w:rPr>
          <w:rStyle w:val="PageNumber"/>
          <w:bCs/>
        </w:rPr>
        <w:t xml:space="preserve"> </w:t>
      </w:r>
      <w:r w:rsidR="00EE035E" w:rsidRPr="00361803">
        <w:rPr>
          <w:rStyle w:val="PageNumber"/>
          <w:bCs/>
        </w:rPr>
        <w:t xml:space="preserve">the same data in as </w:t>
      </w:r>
      <w:r w:rsidR="0026461A" w:rsidRPr="00361803">
        <w:rPr>
          <w:rStyle w:val="PageNumber"/>
          <w:bCs/>
        </w:rPr>
        <w:t xml:space="preserve">in </w:t>
      </w:r>
      <w:r w:rsidR="00EB6F5F" w:rsidRPr="00361803">
        <w:rPr>
          <w:rStyle w:val="PageNumber"/>
          <w:bCs/>
        </w:rPr>
        <w:t>F</w:t>
      </w:r>
      <w:r w:rsidR="0026461A" w:rsidRPr="00361803">
        <w:rPr>
          <w:rStyle w:val="PageNumber"/>
          <w:bCs/>
        </w:rPr>
        <w:t>ig. 3</w:t>
      </w:r>
      <w:r w:rsidR="00EB6F5F" w:rsidRPr="00361803">
        <w:rPr>
          <w:rStyle w:val="PageNumber"/>
          <w:bCs/>
        </w:rPr>
        <w:t xml:space="preserve">A, respectively, but with </w:t>
      </w:r>
      <w:r w:rsidR="00EB6F5F" w:rsidRPr="00361803">
        <w:rPr>
          <w:rStyle w:val="PageNumber"/>
          <w:rFonts w:ascii="Cambria Math" w:eastAsia="Cambria Math" w:hAnsi="Cambria Math" w:cs="Cambria Math"/>
          <w:bCs/>
        </w:rPr>
        <w:t>𝛿</w:t>
      </w:r>
      <w:r w:rsidR="00EB6F5F" w:rsidRPr="00361803">
        <w:rPr>
          <w:rStyle w:val="PageNumber"/>
          <w:bCs/>
        </w:rPr>
        <w:t xml:space="preserve"> on the x-axis.</w:t>
      </w:r>
      <w:del w:id="258" w:author="Microsoft Office User" w:date="2018-07-05T12:20:00Z">
        <w:r w:rsidR="00EB6F5F" w:rsidRPr="00361803" w:rsidDel="00CF1EE2">
          <w:rPr>
            <w:rStyle w:val="PageNumber"/>
            <w:bCs/>
          </w:rPr>
          <w:delText xml:space="preserve"> </w:delText>
        </w:r>
      </w:del>
    </w:p>
    <w:p w14:paraId="654D1142" w14:textId="77777777" w:rsidR="00AE3C10" w:rsidRPr="00361803" w:rsidRDefault="00AE3C10" w:rsidP="005B6774">
      <w:pPr>
        <w:spacing w:line="480" w:lineRule="auto"/>
        <w:rPr>
          <w:rStyle w:val="PageNumber"/>
          <w:rFonts w:ascii="Calibri" w:eastAsia="Calibri" w:hAnsi="Calibri" w:cs="Calibri"/>
          <w:bCs/>
          <w:color w:val="000000"/>
          <w:u w:color="000000"/>
          <w:lang w:val="en-CA" w:eastAsia="en-CA"/>
        </w:rPr>
      </w:pPr>
      <w:r w:rsidRPr="00361803">
        <w:rPr>
          <w:rStyle w:val="PageNumber"/>
          <w:rFonts w:ascii="Calibri" w:hAnsi="Calibri" w:cs="Calibri"/>
          <w:bCs/>
          <w:lang w:val="en-CA"/>
        </w:rPr>
        <w:br w:type="page"/>
      </w:r>
    </w:p>
    <w:p w14:paraId="3F12E925" w14:textId="50439F87" w:rsidR="00D96168" w:rsidRPr="00361803" w:rsidRDefault="00A30A2B" w:rsidP="005B6774">
      <w:pPr>
        <w:pStyle w:val="Body"/>
        <w:spacing w:line="480" w:lineRule="auto"/>
        <w:rPr>
          <w:b/>
        </w:rPr>
      </w:pPr>
      <w:r>
        <w:rPr>
          <w:b/>
          <w:noProof/>
          <w:lang w:val="en-US" w:eastAsia="zh-CN"/>
        </w:rPr>
        <w:lastRenderedPageBreak/>
        <w:drawing>
          <wp:inline distT="0" distB="0" distL="0" distR="0" wp14:anchorId="4D4BEDC3" wp14:editId="03D195A1">
            <wp:extent cx="2815281" cy="2815281"/>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S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0498" cy="2820498"/>
                    </a:xfrm>
                    <a:prstGeom prst="rect">
                      <a:avLst/>
                    </a:prstGeom>
                  </pic:spPr>
                </pic:pic>
              </a:graphicData>
            </a:graphic>
          </wp:inline>
        </w:drawing>
      </w:r>
    </w:p>
    <w:p w14:paraId="53870230" w14:textId="10018CCF" w:rsidR="00D96168" w:rsidRPr="00A0031F" w:rsidRDefault="00D96168" w:rsidP="005B6774">
      <w:pPr>
        <w:pStyle w:val="Body"/>
        <w:spacing w:line="480" w:lineRule="auto"/>
      </w:pPr>
      <w:r w:rsidRPr="00361803">
        <w:rPr>
          <w:b/>
        </w:rPr>
        <w:t xml:space="preserve">Fig. S4. </w:t>
      </w:r>
      <w:commentRangeStart w:id="259"/>
      <w:r w:rsidRPr="00361803">
        <w:rPr>
          <w:b/>
        </w:rPr>
        <w:t xml:space="preserve">Evolution of </w:t>
      </w:r>
      <w:commentRangeEnd w:id="259"/>
      <w:r w:rsidR="00CF1EE2">
        <w:rPr>
          <w:rStyle w:val="CommentReference"/>
          <w:rFonts w:ascii="Times New Roman" w:eastAsia="Arial Unicode MS" w:hAnsi="Times New Roman" w:cs="Times New Roman"/>
          <w:color w:val="auto"/>
          <w:lang w:val="en-US" w:eastAsia="en-US"/>
        </w:rPr>
        <w:commentReference w:id="259"/>
      </w:r>
      <w:r w:rsidR="0056410A" w:rsidRPr="00361803">
        <w:rPr>
          <w:b/>
        </w:rPr>
        <w:t>segregation variance</w:t>
      </w:r>
      <w:r w:rsidRPr="00361803">
        <w:rPr>
          <w:b/>
        </w:rPr>
        <w:t xml:space="preserve"> with </w:t>
      </w:r>
      <w:r w:rsidR="00C61F6E" w:rsidRPr="00361803">
        <w:rPr>
          <w:b/>
        </w:rPr>
        <w:t xml:space="preserve">standing variation </w:t>
      </w:r>
      <w:r w:rsidRPr="00361803">
        <w:rPr>
          <w:b/>
        </w:rPr>
        <w:t>gener</w:t>
      </w:r>
      <w:r w:rsidR="009C3080">
        <w:rPr>
          <w:b/>
        </w:rPr>
        <w:t>ated from mutation-distribution</w:t>
      </w:r>
      <w:r w:rsidRPr="00361803">
        <w:rPr>
          <w:b/>
        </w:rPr>
        <w:t xml:space="preserve"> rather than </w:t>
      </w:r>
      <w:r w:rsidR="009C3080">
        <w:rPr>
          <w:b/>
        </w:rPr>
        <w:t xml:space="preserve">a </w:t>
      </w:r>
      <w:r w:rsidRPr="00361803">
        <w:rPr>
          <w:b/>
        </w:rPr>
        <w:t>burn-in.</w:t>
      </w:r>
      <w:r w:rsidRPr="00361803">
        <w:t xml:space="preserve"> We generated </w:t>
      </w:r>
      <w:r w:rsidR="00C61F6E" w:rsidRPr="00361803">
        <w:t>standing variation</w:t>
      </w:r>
      <w:r w:rsidRPr="00361803">
        <w:t xml:space="preserve"> from the </w:t>
      </w:r>
      <w:r w:rsidR="00C61F6E" w:rsidRPr="00361803">
        <w:t xml:space="preserve">raw </w:t>
      </w:r>
      <w:r w:rsidRPr="00361803">
        <w:t>mutation distribution</w:t>
      </w:r>
      <w:r w:rsidR="00C61F6E" w:rsidRPr="00361803">
        <w:t xml:space="preserve">, such that mutations in the standing variation have identical properties to those arising </w:t>
      </w:r>
      <w:r w:rsidR="00C61F6E" w:rsidRPr="00361803">
        <w:rPr>
          <w:i/>
        </w:rPr>
        <w:t>de novo</w:t>
      </w:r>
      <w:r w:rsidR="00295C85">
        <w:t xml:space="preserve"> (i.e., before selection)</w:t>
      </w:r>
      <w:r w:rsidRPr="00361803">
        <w:t>.</w:t>
      </w:r>
      <w:r w:rsidR="00984AD0" w:rsidRPr="00361803">
        <w:t xml:space="preserve"> </w:t>
      </w:r>
      <w:r w:rsidR="00F6076D" w:rsidRPr="00361803">
        <w:t xml:space="preserve">The dashed line is the </w:t>
      </w:r>
      <w:r w:rsidR="00295C85">
        <w:t xml:space="preserve">loess fit </w:t>
      </w:r>
      <w:r w:rsidR="00F6076D" w:rsidRPr="00361803">
        <w:t>from simulations where the standing variati</w:t>
      </w:r>
      <w:r w:rsidR="00F85E97" w:rsidRPr="00361803">
        <w:t xml:space="preserve">on was generated from a burn-in using the same data as </w:t>
      </w:r>
      <w:r w:rsidR="00F6076D" w:rsidRPr="00361803">
        <w:t xml:space="preserve">from Fig. </w:t>
      </w:r>
      <w:r w:rsidR="00F85E97" w:rsidRPr="00361803">
        <w:t xml:space="preserve">3A </w:t>
      </w:r>
      <w:r w:rsidR="00F6076D" w:rsidRPr="00361803">
        <w:t xml:space="preserve">in </w:t>
      </w:r>
      <w:r w:rsidR="00F85E97" w:rsidRPr="00361803">
        <w:t>the main text</w:t>
      </w:r>
      <w:r w:rsidR="00F6076D" w:rsidRPr="00361803">
        <w:t xml:space="preserve">. </w:t>
      </w:r>
      <w:r w:rsidR="00F85E97" w:rsidRPr="00361803">
        <w:t>S</w:t>
      </w:r>
      <w:r w:rsidR="00984AD0" w:rsidRPr="00361803">
        <w:t>egregation variance is equivalent for simulations initiated with and without standing variation</w:t>
      </w:r>
      <w:r w:rsidR="00037176">
        <w:t xml:space="preserve"> from the mutation-distribution</w:t>
      </w:r>
      <w:r w:rsidR="00984AD0" w:rsidRPr="00361803">
        <w:t xml:space="preserve"> for large angles, indicating that populations fix alternative mutations from </w:t>
      </w:r>
      <w:ins w:id="260" w:author="Microsoft Office User" w:date="2018-07-05T12:23:00Z">
        <w:r w:rsidR="0010410C">
          <w:t xml:space="preserve">this </w:t>
        </w:r>
      </w:ins>
      <w:r w:rsidR="00984AD0" w:rsidRPr="00361803">
        <w:t>standing variation</w:t>
      </w:r>
      <w:r w:rsidR="00637F45">
        <w:t xml:space="preserve"> and that the properties of the</w:t>
      </w:r>
      <w:del w:id="261" w:author="Microsoft Office User" w:date="2018-07-05T12:23:00Z">
        <w:r w:rsidR="00637F45" w:rsidDel="0010410C">
          <w:delText>se</w:delText>
        </w:r>
      </w:del>
      <w:r w:rsidR="00637F45">
        <w:t xml:space="preserve"> mutations </w:t>
      </w:r>
      <w:ins w:id="262" w:author="Microsoft Office User" w:date="2018-07-05T12:23:00Z">
        <w:r w:rsidR="0010410C">
          <w:t xml:space="preserve">fixed with and without this standing variation </w:t>
        </w:r>
      </w:ins>
      <w:r w:rsidR="00637F45">
        <w:t>are similar</w:t>
      </w:r>
      <w:r w:rsidR="00984AD0" w:rsidRPr="00361803">
        <w:t>.</w:t>
      </w:r>
      <w:r w:rsidR="00A0031F">
        <w:t xml:space="preserve"> </w:t>
      </w:r>
      <w:r w:rsidR="00D91016">
        <w:t xml:space="preserve">For all simulations, the initial distance to the optimum, </w:t>
      </w:r>
      <w:r w:rsidR="00D91016">
        <w:rPr>
          <w:i/>
        </w:rPr>
        <w:t>d</w:t>
      </w:r>
      <w:r w:rsidR="00D91016">
        <w:t xml:space="preserve"> was 1</w:t>
      </w:r>
      <w:r w:rsidR="00A0031F">
        <w:t xml:space="preserve">, </w:t>
      </w:r>
      <w:r w:rsidR="00D91016">
        <w:t xml:space="preserve">and the </w:t>
      </w:r>
      <w:r w:rsidR="00A0031F">
        <w:t xml:space="preserve">initial frequency of mutations was </w:t>
      </w:r>
      <w:r w:rsidR="00F352F9">
        <w:t>7.2</w:t>
      </w:r>
      <w:r w:rsidR="00A0031F">
        <w:t xml:space="preserve"> %.</w:t>
      </w:r>
    </w:p>
    <w:p w14:paraId="7D6BCBCB" w14:textId="77777777" w:rsidR="00D96168" w:rsidRPr="00361803" w:rsidRDefault="00D96168" w:rsidP="005B6774">
      <w:pPr>
        <w:spacing w:line="480" w:lineRule="auto"/>
        <w:rPr>
          <w:rFonts w:ascii="Calibri" w:eastAsia="Calibri" w:hAnsi="Calibri" w:cs="Calibri"/>
          <w:color w:val="000000"/>
          <w:u w:color="000000"/>
          <w:lang w:val="en-CA" w:eastAsia="en-CA"/>
        </w:rPr>
      </w:pPr>
      <w:r w:rsidRPr="00361803">
        <w:rPr>
          <w:rFonts w:ascii="Calibri" w:hAnsi="Calibri" w:cs="Calibri"/>
        </w:rPr>
        <w:br w:type="page"/>
      </w:r>
    </w:p>
    <w:p w14:paraId="37023E57" w14:textId="41E61B3F" w:rsidR="00B81BC6" w:rsidRPr="00361803" w:rsidRDefault="00890E3B" w:rsidP="005B6774">
      <w:pPr>
        <w:pStyle w:val="Body"/>
        <w:spacing w:line="480" w:lineRule="auto"/>
      </w:pPr>
      <w:r>
        <w:rPr>
          <w:noProof/>
          <w:lang w:val="en-US" w:eastAsia="zh-CN"/>
        </w:rPr>
        <w:lastRenderedPageBreak/>
        <w:drawing>
          <wp:inline distT="0" distB="0" distL="0" distR="0" wp14:anchorId="33B02976" wp14:editId="0D9ED6D1">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S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A9A7E" w14:textId="359F9725" w:rsidR="00DF1E58" w:rsidRPr="00361803" w:rsidRDefault="00AE3C10" w:rsidP="00EB2451">
      <w:pPr>
        <w:pStyle w:val="Body"/>
        <w:spacing w:line="480" w:lineRule="auto"/>
        <w:rPr>
          <w:rStyle w:val="PageNumber"/>
        </w:rPr>
      </w:pPr>
      <w:r w:rsidRPr="00361803">
        <w:rPr>
          <w:rStyle w:val="PageNumber"/>
          <w:b/>
          <w:bCs/>
        </w:rPr>
        <w:t>Figure S</w:t>
      </w:r>
      <w:r w:rsidR="00D96168" w:rsidRPr="00361803">
        <w:rPr>
          <w:rStyle w:val="PageNumber"/>
          <w:b/>
          <w:bCs/>
        </w:rPr>
        <w:t>5</w:t>
      </w:r>
      <w:r w:rsidRPr="00361803">
        <w:rPr>
          <w:rStyle w:val="PageNumber"/>
          <w:b/>
          <w:bCs/>
        </w:rPr>
        <w:t xml:space="preserve">. The effect of </w:t>
      </w:r>
      <w:r w:rsidR="007F5FEF">
        <w:rPr>
          <w:rStyle w:val="PageNumber"/>
          <w:b/>
          <w:bCs/>
        </w:rPr>
        <w:t>standing genetic variation</w:t>
      </w:r>
      <w:r w:rsidRPr="00361803">
        <w:rPr>
          <w:rStyle w:val="PageNumber"/>
          <w:b/>
          <w:bCs/>
        </w:rPr>
        <w:t xml:space="preserve"> on maximum hybrid fitness across environments.</w:t>
      </w:r>
      <w:r w:rsidR="003E5BBD" w:rsidRPr="00361803">
        <w:rPr>
          <w:rStyle w:val="PageNumber"/>
        </w:rPr>
        <w:t xml:space="preserve"> </w:t>
      </w:r>
      <w:r w:rsidRPr="00361803">
        <w:rPr>
          <w:rStyle w:val="PageNumber"/>
        </w:rPr>
        <w:t xml:space="preserve">Data are identical to that plotted in Fig. </w:t>
      </w:r>
      <w:r w:rsidR="00A0031F">
        <w:rPr>
          <w:rStyle w:val="PageNumber"/>
        </w:rPr>
        <w:t>3A and 4A &amp; B</w:t>
      </w:r>
      <w:r w:rsidR="00DF1E58" w:rsidRPr="00361803">
        <w:rPr>
          <w:rStyle w:val="PageNumber"/>
        </w:rPr>
        <w:t xml:space="preserve"> of the main text</w:t>
      </w:r>
      <w:r w:rsidRPr="00361803">
        <w:rPr>
          <w:rStyle w:val="PageNumber"/>
        </w:rPr>
        <w:t>, but instead of mean fitness we depict the</w:t>
      </w:r>
      <w:r w:rsidR="003C14A9" w:rsidRPr="00361803">
        <w:rPr>
          <w:rStyle w:val="PageNumber"/>
        </w:rPr>
        <w:t xml:space="preserve"> relative</w:t>
      </w:r>
      <w:r w:rsidR="002B56C6" w:rsidRPr="00361803">
        <w:rPr>
          <w:rStyle w:val="PageNumber"/>
        </w:rPr>
        <w:t xml:space="preserve"> fitness of</w:t>
      </w:r>
      <w:r w:rsidR="004D0CBF" w:rsidRPr="00361803">
        <w:rPr>
          <w:rStyle w:val="PageNumber"/>
        </w:rPr>
        <w:t xml:space="preserve"> top</w:t>
      </w:r>
      <w:r w:rsidRPr="00361803">
        <w:rPr>
          <w:rStyle w:val="PageNumber"/>
        </w:rPr>
        <w:t xml:space="preserve"> </w:t>
      </w:r>
      <w:r w:rsidR="004C66C6" w:rsidRPr="00361803">
        <w:rPr>
          <w:rStyle w:val="PageNumber"/>
        </w:rPr>
        <w:t>5</w:t>
      </w:r>
      <w:r w:rsidR="003C14A9" w:rsidRPr="00361803">
        <w:rPr>
          <w:rStyle w:val="PageNumber"/>
        </w:rPr>
        <w:t xml:space="preserve"> </w:t>
      </w:r>
      <w:r w:rsidRPr="00361803">
        <w:rPr>
          <w:rStyle w:val="PageNumber"/>
        </w:rPr>
        <w:t>% of hybrids</w:t>
      </w:r>
      <w:r w:rsidR="007873C4">
        <w:rPr>
          <w:rStyle w:val="PageNumber"/>
        </w:rPr>
        <w:t xml:space="preserve"> to all parents</w:t>
      </w:r>
      <w:r w:rsidRPr="00361803">
        <w:rPr>
          <w:rStyle w:val="PageNumber"/>
        </w:rPr>
        <w:t xml:space="preserve">. </w:t>
      </w:r>
      <w:r w:rsidR="00DF1E58" w:rsidRPr="00361803">
        <w:rPr>
          <w:rStyle w:val="PageNumber"/>
        </w:rPr>
        <w:t xml:space="preserve">We plot both the </w:t>
      </w:r>
      <w:commentRangeStart w:id="263"/>
      <w:r w:rsidR="00DF1E58" w:rsidRPr="00361803">
        <w:rPr>
          <w:rStyle w:val="PageNumber"/>
        </w:rPr>
        <w:t xml:space="preserve">(a) </w:t>
      </w:r>
      <w:commentRangeEnd w:id="263"/>
      <w:r w:rsidR="0010410C">
        <w:rPr>
          <w:rStyle w:val="CommentReference"/>
          <w:rFonts w:ascii="Times New Roman" w:eastAsia="Arial Unicode MS" w:hAnsi="Times New Roman" w:cs="Times New Roman"/>
          <w:color w:val="auto"/>
          <w:lang w:val="en-US" w:eastAsia="en-US"/>
        </w:rPr>
        <w:commentReference w:id="263"/>
      </w:r>
      <w:r w:rsidR="00DF1E58" w:rsidRPr="00361803">
        <w:rPr>
          <w:rStyle w:val="PageNumber"/>
        </w:rPr>
        <w:t>raw values of relative fitness</w:t>
      </w:r>
      <w:r w:rsidR="00B4464F">
        <w:rPr>
          <w:rStyle w:val="PageNumber"/>
        </w:rPr>
        <w:t xml:space="preserve"> </w:t>
      </w:r>
      <w:r w:rsidR="00DF1E58" w:rsidRPr="00361803">
        <w:rPr>
          <w:rStyle w:val="PageNumber"/>
        </w:rPr>
        <w:t>and (b) the effect of standing variation on maximum hybrid fitness</w:t>
      </w:r>
      <w:r w:rsidR="007037BC">
        <w:rPr>
          <w:rStyle w:val="PageNumber"/>
        </w:rPr>
        <w:t xml:space="preserve"> (</w:t>
      </w:r>
      <w:del w:id="264" w:author="Microsoft Office User" w:date="2018-07-05T12:25:00Z">
        <w:r w:rsidR="00331E29" w:rsidDel="00EB2451">
          <w:rPr>
            <w:rStyle w:val="PageNumber"/>
          </w:rPr>
          <w:delText xml:space="preserve">relative max </w:delText>
        </w:r>
        <w:r w:rsidR="007037BC" w:rsidDel="00EB2451">
          <w:rPr>
            <w:rStyle w:val="PageNumber"/>
          </w:rPr>
          <w:delText xml:space="preserve">fitness with </w:delText>
        </w:r>
        <w:r w:rsidR="003A1E16" w:rsidDel="00EB2451">
          <w:rPr>
            <w:rStyle w:val="PageNumber"/>
          </w:rPr>
          <w:delText>standing variation</w:delText>
        </w:r>
        <w:r w:rsidR="007037BC" w:rsidDel="00EB2451">
          <w:rPr>
            <w:rStyle w:val="PageNumber"/>
          </w:rPr>
          <w:delText xml:space="preserve"> / </w:delText>
        </w:r>
        <w:r w:rsidR="00331E29" w:rsidDel="00EB2451">
          <w:rPr>
            <w:rStyle w:val="PageNumber"/>
          </w:rPr>
          <w:delText>relative max fitness</w:delText>
        </w:r>
        <w:r w:rsidR="007037BC" w:rsidDel="00EB2451">
          <w:rPr>
            <w:rStyle w:val="PageNumber"/>
          </w:rPr>
          <w:delText xml:space="preserve"> without </w:delText>
        </w:r>
        <w:r w:rsidR="002E003C" w:rsidDel="00EB2451">
          <w:rPr>
            <w:rStyle w:val="PageNumber"/>
          </w:rPr>
          <w:delText>standing variation</w:delText>
        </w:r>
      </w:del>
      <w:ins w:id="265" w:author="Microsoft Office User" w:date="2018-07-05T12:25:00Z">
        <w:r w:rsidR="00EB2451">
          <w:rPr>
            <w:rStyle w:val="PageNumber"/>
          </w:rPr>
          <w:t>dark green divided by light green</w:t>
        </w:r>
      </w:ins>
      <w:r w:rsidR="00331E29">
        <w:rPr>
          <w:rStyle w:val="PageNumber"/>
        </w:rPr>
        <w:t>)</w:t>
      </w:r>
      <w:r w:rsidR="00DF1E58" w:rsidRPr="00361803">
        <w:rPr>
          <w:rStyle w:val="PageNumber"/>
        </w:rPr>
        <w:t>.</w:t>
      </w:r>
      <w:r w:rsidR="00D92FC9" w:rsidRPr="00361803">
        <w:rPr>
          <w:rStyle w:val="PageNumber"/>
        </w:rPr>
        <w:t xml:space="preserve"> </w:t>
      </w:r>
      <w:r w:rsidR="00983C0E" w:rsidRPr="00361803">
        <w:rPr>
          <w:rStyle w:val="PageNumber"/>
        </w:rPr>
        <w:t>There is no</w:t>
      </w:r>
      <w:r w:rsidR="000E414B">
        <w:rPr>
          <w:rStyle w:val="PageNumber"/>
        </w:rPr>
        <w:t>t a very large effect of</w:t>
      </w:r>
      <w:r w:rsidR="00983C0E" w:rsidRPr="00361803">
        <w:rPr>
          <w:rStyle w:val="PageNumber"/>
        </w:rPr>
        <w:t xml:space="preserve"> standing variation on maximum hybrid fitness under parallel natural selection, </w:t>
      </w:r>
      <w:r w:rsidR="003106CA">
        <w:rPr>
          <w:rStyle w:val="PageNumber"/>
        </w:rPr>
        <w:t xml:space="preserve">but quite a negative </w:t>
      </w:r>
      <w:r w:rsidR="00983C0E" w:rsidRPr="00361803">
        <w:rPr>
          <w:rStyle w:val="PageNumber"/>
        </w:rPr>
        <w:t>effect under divergent selection.</w:t>
      </w:r>
    </w:p>
    <w:p w14:paraId="0FCEAA02" w14:textId="3B28AD3F" w:rsidR="004A54D9" w:rsidRPr="00361803" w:rsidRDefault="004A54D9" w:rsidP="005B6774">
      <w:pPr>
        <w:pStyle w:val="Body"/>
        <w:spacing w:line="480" w:lineRule="auto"/>
      </w:pPr>
      <w:r w:rsidRPr="00361803">
        <w:br w:type="page"/>
      </w:r>
    </w:p>
    <w:p w14:paraId="10B49E69" w14:textId="163268E6" w:rsidR="00EA047F" w:rsidRPr="00361803" w:rsidRDefault="00E01CEC" w:rsidP="005B6774">
      <w:pPr>
        <w:pStyle w:val="Body"/>
        <w:spacing w:line="480" w:lineRule="auto"/>
      </w:pPr>
      <w:r>
        <w:rPr>
          <w:noProof/>
          <w:lang w:val="en-US" w:eastAsia="zh-CN"/>
        </w:rPr>
        <w:lastRenderedPageBreak/>
        <w:drawing>
          <wp:inline distT="0" distB="0" distL="0" distR="0" wp14:anchorId="26EEFEA5" wp14:editId="7582CA2F">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F65205" w14:textId="32BCAD8A" w:rsidR="004A54D9" w:rsidRPr="00361803" w:rsidRDefault="004A54D9" w:rsidP="005B6774">
      <w:pPr>
        <w:pStyle w:val="Body"/>
        <w:spacing w:line="480" w:lineRule="auto"/>
      </w:pPr>
      <w:r w:rsidRPr="00361803">
        <w:rPr>
          <w:b/>
        </w:rPr>
        <w:t xml:space="preserve">Fig. S6. Evolution of </w:t>
      </w:r>
      <w:r w:rsidR="00927EE0" w:rsidRPr="00361803">
        <w:rPr>
          <w:b/>
        </w:rPr>
        <w:t>segregation variance</w:t>
      </w:r>
      <w:r w:rsidRPr="00361803">
        <w:rPr>
          <w:b/>
        </w:rPr>
        <w:t xml:space="preserve"> over time with and without standing variation. </w:t>
      </w:r>
      <w:r w:rsidRPr="00361803">
        <w:t xml:space="preserve">We depict two scenarios, </w:t>
      </w:r>
      <w:r w:rsidR="00C574FF" w:rsidRPr="00361803">
        <w:t xml:space="preserve">(A) </w:t>
      </w:r>
      <w:r w:rsidRPr="00361803">
        <w:t>parallel (</w:t>
      </w:r>
      <w:r w:rsidR="004D0CBF" w:rsidRPr="00361803">
        <w:rPr>
          <w:rStyle w:val="PageNumber"/>
          <w:i/>
        </w:rPr>
        <w:t xml:space="preserve">ϴ </w:t>
      </w:r>
      <w:r w:rsidRPr="00361803">
        <w:t xml:space="preserve">= 0°) and </w:t>
      </w:r>
      <w:r w:rsidR="00A64AC3" w:rsidRPr="00361803">
        <w:t xml:space="preserve">(B) </w:t>
      </w:r>
      <w:r w:rsidRPr="00361803">
        <w:t>divergent (</w:t>
      </w:r>
      <w:r w:rsidR="004D0CBF" w:rsidRPr="00361803">
        <w:rPr>
          <w:rStyle w:val="PageNumber"/>
          <w:i/>
        </w:rPr>
        <w:t>ϴ</w:t>
      </w:r>
      <w:r w:rsidRPr="00361803">
        <w:t xml:space="preserve"> = 180°) </w:t>
      </w:r>
      <w:proofErr w:type="spellStart"/>
      <w:r w:rsidR="00C91927" w:rsidRPr="00361803">
        <w:t>for</w:t>
      </w:r>
      <w:r w:rsidR="00A874B0" w:rsidRPr="00361803">
        <w:t xml:space="preserve"> </w:t>
      </w:r>
      <w:r w:rsidR="00A874B0" w:rsidRPr="00361803">
        <w:rPr>
          <w:i/>
        </w:rPr>
        <w:t>m</w:t>
      </w:r>
      <w:proofErr w:type="spellEnd"/>
      <w:r w:rsidR="00A874B0" w:rsidRPr="00361803">
        <w:t xml:space="preserve"> = 2 and</w:t>
      </w:r>
      <w:r w:rsidRPr="00361803">
        <w:t xml:space="preserve"> </w:t>
      </w:r>
      <w:r w:rsidRPr="00361803">
        <w:rPr>
          <w:i/>
        </w:rPr>
        <w:t>d</w:t>
      </w:r>
      <w:r w:rsidRPr="00361803">
        <w:t xml:space="preserve"> = 1. We plot </w:t>
      </w:r>
      <w:r w:rsidR="0056410A" w:rsidRPr="00361803">
        <w:t>segregation variance</w:t>
      </w:r>
      <w:r w:rsidRPr="00361803">
        <w:t xml:space="preserve">, a component of hybrid fitness, measured every 100 generations over the course of </w:t>
      </w:r>
      <w:r w:rsidR="00A62AFE" w:rsidRPr="00361803">
        <w:t>the adaptive walk</w:t>
      </w:r>
      <w:r w:rsidRPr="00361803">
        <w:t xml:space="preserve">. We plot </w:t>
      </w:r>
      <w:r w:rsidR="00F91FAF">
        <w:t>10</w:t>
      </w:r>
      <w:r w:rsidRPr="00361803">
        <w:t xml:space="preserve"> replicate simulations, and lines are drawn through the mean value at each sampled </w:t>
      </w:r>
      <w:r w:rsidR="00A53817" w:rsidRPr="00361803">
        <w:t>generation</w:t>
      </w:r>
      <w:r w:rsidRPr="00361803">
        <w:t xml:space="preserve">. </w:t>
      </w:r>
    </w:p>
    <w:p w14:paraId="78F17ED2" w14:textId="77777777" w:rsidR="000476FC" w:rsidRPr="00361803" w:rsidRDefault="000476FC" w:rsidP="005B6774">
      <w:pPr>
        <w:pStyle w:val="Body"/>
        <w:spacing w:line="480" w:lineRule="auto"/>
      </w:pPr>
    </w:p>
    <w:sectPr w:rsidR="000476FC" w:rsidRPr="00361803" w:rsidSect="00A77D28">
      <w:footerReference w:type="default" r:id="rId22"/>
      <w:pgSz w:w="12240" w:h="15840"/>
      <w:pgMar w:top="1440" w:right="1440" w:bottom="1440" w:left="1440" w:header="708" w:footer="708"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User" w:date="2018-07-05T10:02:00Z" w:initials="Office">
    <w:p w14:paraId="6BCB215D" w14:textId="5FC8C048" w:rsidR="00AA070B" w:rsidRDefault="00AA070B">
      <w:pPr>
        <w:pStyle w:val="CommentText"/>
      </w:pPr>
      <w:r>
        <w:rPr>
          <w:rStyle w:val="CommentReference"/>
        </w:rPr>
        <w:annotationRef/>
      </w:r>
      <w:proofErr w:type="gramStart"/>
      <w:r>
        <w:t>Also</w:t>
      </w:r>
      <w:proofErr w:type="gramEnd"/>
      <w:r>
        <w:t xml:space="preserve"> because it allows small effect alleles to be at greater frequency, and therefore the small beneficial mutations are less likely to be lost by drift. Do we want to say this somewhere?</w:t>
      </w:r>
    </w:p>
  </w:comment>
  <w:comment w:id="8" w:author="Microsoft Office User" w:date="2018-07-05T10:07:00Z" w:initials="Office">
    <w:p w14:paraId="651AD2B6" w14:textId="2F36D212" w:rsidR="00AA070B" w:rsidRDefault="00AA070B">
      <w:pPr>
        <w:pStyle w:val="CommentText"/>
      </w:pPr>
      <w:r>
        <w:rPr>
          <w:rStyle w:val="CommentReference"/>
        </w:rPr>
        <w:annotationRef/>
      </w:r>
      <w:r>
        <w:t>Replace with “many species”? Too obvious that theory is supposed to apply to the “real world”?</w:t>
      </w:r>
    </w:p>
  </w:comment>
  <w:comment w:id="9" w:author="Microsoft Office User" w:date="2018-07-05T10:08:00Z" w:initials="Office">
    <w:p w14:paraId="213A75CE" w14:textId="156DE174" w:rsidR="00AA070B" w:rsidRDefault="00AA070B" w:rsidP="002D43A1">
      <w:pPr>
        <w:pStyle w:val="CommentText"/>
      </w:pPr>
      <w:r>
        <w:rPr>
          <w:rStyle w:val="CommentReference"/>
        </w:rPr>
        <w:annotationRef/>
      </w:r>
      <w:r>
        <w:t xml:space="preserve">Replace with “alleles”? I guess these are synonyms in our paper, as each locus (gene) can only mutate once, and so there are at most two versions (alleles) of each gene. But do we use “gene” in the paper? </w:t>
      </w:r>
    </w:p>
  </w:comment>
  <w:comment w:id="10" w:author="Microsoft Office User" w:date="2018-07-05T10:19:00Z" w:initials="Office">
    <w:p w14:paraId="32AACC4C" w14:textId="68AB04DF" w:rsidR="00AA070B" w:rsidRDefault="00AA070B">
      <w:pPr>
        <w:pStyle w:val="CommentText"/>
      </w:pPr>
      <w:r>
        <w:rPr>
          <w:rStyle w:val="CommentReference"/>
        </w:rPr>
        <w:annotationRef/>
      </w:r>
      <w:r>
        <w:rPr>
          <w:rStyle w:val="CommentReference"/>
        </w:rPr>
        <w:t xml:space="preserve">Drop? Already too well known? E.g., Lines 96-98. Or we could add the subtlety that too much or too little has no effect. </w:t>
      </w:r>
      <w:r w:rsidR="000512B7">
        <w:rPr>
          <w:rStyle w:val="CommentReference"/>
        </w:rPr>
        <w:t>See lines 293-298.</w:t>
      </w:r>
    </w:p>
  </w:comment>
  <w:comment w:id="11" w:author="Microsoft Office User" w:date="2018-07-05T10:10:00Z" w:initials="Office">
    <w:p w14:paraId="46D4B1B1" w14:textId="791FED06" w:rsidR="00AA070B" w:rsidRDefault="00AA070B">
      <w:pPr>
        <w:pStyle w:val="CommentText"/>
      </w:pPr>
      <w:r>
        <w:rPr>
          <w:rStyle w:val="CommentReference"/>
        </w:rPr>
        <w:annotationRef/>
      </w:r>
      <w:r>
        <w:t>Drop? They may not really be noticed at all!</w:t>
      </w:r>
    </w:p>
  </w:comment>
  <w:comment w:id="12" w:author="Microsoft Office User" w:date="2018-07-05T10:14:00Z" w:initials="Office">
    <w:p w14:paraId="20B90987" w14:textId="03EC43E5" w:rsidR="00AA070B" w:rsidRDefault="00AA070B">
      <w:pPr>
        <w:pStyle w:val="CommentText"/>
      </w:pPr>
      <w:r>
        <w:rPr>
          <w:rStyle w:val="CommentReference"/>
        </w:rPr>
        <w:annotationRef/>
      </w:r>
      <w:r>
        <w:t>Replace with “an organism”? Otherwise sounds like group selection.</w:t>
      </w:r>
    </w:p>
  </w:comment>
  <w:comment w:id="14" w:author="Microsoft Office User" w:date="2018-07-05T10:21:00Z" w:initials="Office">
    <w:p w14:paraId="20B7B662" w14:textId="6A8C9E92" w:rsidR="00AA070B" w:rsidRDefault="00AA070B">
      <w:pPr>
        <w:pStyle w:val="CommentText"/>
      </w:pPr>
      <w:r>
        <w:rPr>
          <w:rStyle w:val="CommentReference"/>
        </w:rPr>
        <w:annotationRef/>
      </w:r>
      <w:r>
        <w:t>Under parallel selection?</w:t>
      </w:r>
    </w:p>
  </w:comment>
  <w:comment w:id="16" w:author="Microsoft Office User" w:date="2018-07-05T10:22:00Z" w:initials="Office">
    <w:p w14:paraId="2986943D" w14:textId="06F74136" w:rsidR="00AA070B" w:rsidRDefault="00AA070B">
      <w:pPr>
        <w:pStyle w:val="CommentText"/>
      </w:pPr>
      <w:r>
        <w:rPr>
          <w:rStyle w:val="CommentReference"/>
        </w:rPr>
        <w:annotationRef/>
      </w:r>
      <w:r>
        <w:t xml:space="preserve">Just to remind readers of what “ecological speciation” entails. </w:t>
      </w:r>
    </w:p>
  </w:comment>
  <w:comment w:id="46" w:author="Microsoft Office User" w:date="2018-07-05T10:32:00Z" w:initials="Office">
    <w:p w14:paraId="54578808" w14:textId="3C5AAE0F" w:rsidR="00AA070B" w:rsidRDefault="00AA070B" w:rsidP="00AA070B">
      <w:pPr>
        <w:pStyle w:val="CommentText"/>
      </w:pPr>
      <w:r>
        <w:rPr>
          <w:rStyle w:val="CommentReference"/>
        </w:rPr>
        <w:annotationRef/>
      </w:r>
      <w:r>
        <w:t>Parental? We should keep the wording consistent. I’ve had “parental” in my head for a while now, but “colonizing” is more stickleback-y. “Founder” only works before adaptation begins?</w:t>
      </w:r>
    </w:p>
  </w:comment>
  <w:comment w:id="48" w:author="Microsoft Office User" w:date="2018-07-05T10:36:00Z" w:initials="Office">
    <w:p w14:paraId="750917F4" w14:textId="32B3EBBE" w:rsidR="00921C95" w:rsidRDefault="00921C95">
      <w:pPr>
        <w:pStyle w:val="CommentText"/>
      </w:pPr>
      <w:r>
        <w:rPr>
          <w:rStyle w:val="CommentReference"/>
        </w:rPr>
        <w:annotationRef/>
      </w:r>
      <w:r>
        <w:t>I think we need to say how we distributed the alleles among individuals.</w:t>
      </w:r>
    </w:p>
  </w:comment>
  <w:comment w:id="62" w:author="Microsoft Office User" w:date="2018-07-05T10:47:00Z" w:initials="Office">
    <w:p w14:paraId="3B7CC86A" w14:textId="78987B5F" w:rsidR="000512B7" w:rsidRDefault="000512B7" w:rsidP="000512B7">
      <w:pPr>
        <w:pStyle w:val="CommentText"/>
      </w:pPr>
      <w:r>
        <w:rPr>
          <w:rStyle w:val="CommentReference"/>
        </w:rPr>
        <w:annotationRef/>
      </w:r>
      <w:r>
        <w:t>Maybe a similar wording to this could be used as our first conclusion in the Impact Summary?</w:t>
      </w:r>
    </w:p>
  </w:comment>
  <w:comment w:id="64" w:author="Microsoft Office User" w:date="2018-07-05T10:50:00Z" w:initials="Office">
    <w:p w14:paraId="6D766104" w14:textId="1A8E2E67" w:rsidR="006237A5" w:rsidRDefault="006237A5" w:rsidP="006237A5">
      <w:pPr>
        <w:pStyle w:val="CommentText"/>
      </w:pPr>
      <w:r>
        <w:rPr>
          <w:rStyle w:val="CommentReference"/>
        </w:rPr>
        <w:annotationRef/>
      </w:r>
      <w:r>
        <w:t xml:space="preserve">Can drop this as drift does not change the expectation. </w:t>
      </w:r>
    </w:p>
  </w:comment>
  <w:comment w:id="78" w:author="Microsoft Office User" w:date="2018-07-05T10:59:00Z" w:initials="Office">
    <w:p w14:paraId="5F7A0FF2" w14:textId="6C6BDD07" w:rsidR="00F6537D" w:rsidRDefault="00F6537D">
      <w:pPr>
        <w:pStyle w:val="CommentText"/>
      </w:pPr>
      <w:r>
        <w:rPr>
          <w:rStyle w:val="CommentReference"/>
        </w:rPr>
        <w:annotationRef/>
      </w:r>
      <w:r>
        <w:t>Not sure where to put this, if anywhere. Maybe in the next paragraph?</w:t>
      </w:r>
    </w:p>
  </w:comment>
  <w:comment w:id="86" w:author="Microsoft Office User" w:date="2018-07-05T11:01:00Z" w:initials="Office">
    <w:p w14:paraId="1D01E9EC" w14:textId="7C4D4073" w:rsidR="000E3269" w:rsidRDefault="000E3269" w:rsidP="000E3269">
      <w:pPr>
        <w:pStyle w:val="CommentText"/>
      </w:pPr>
      <w:r>
        <w:rPr>
          <w:rStyle w:val="CommentReference"/>
        </w:rPr>
        <w:annotationRef/>
      </w:r>
      <w:r>
        <w:t>Could also cite Barton et al (2018 TPB), Fisher’s infinitesimal model, for a more recent citation.</w:t>
      </w:r>
    </w:p>
  </w:comment>
  <w:comment w:id="87" w:author="Microsoft Office User" w:date="2018-07-05T11:04:00Z" w:initials="Office">
    <w:p w14:paraId="617856C5" w14:textId="13C0D1E3" w:rsidR="000E3269" w:rsidRDefault="000E3269">
      <w:pPr>
        <w:pStyle w:val="CommentText"/>
      </w:pPr>
      <w:r>
        <w:rPr>
          <w:rStyle w:val="CommentReference"/>
        </w:rPr>
        <w:annotationRef/>
      </w:r>
      <w:r>
        <w:t>But isn’t this different property mainly to make alleles of smaller effect? Or is this an epistasis argument?</w:t>
      </w:r>
    </w:p>
  </w:comment>
  <w:comment w:id="88" w:author="Microsoft Office User" w:date="2018-07-09T13:47:00Z" w:initials="Office">
    <w:p w14:paraId="12FF5838" w14:textId="65FA2C5D" w:rsidR="00032EBF" w:rsidRDefault="00032EBF">
      <w:pPr>
        <w:pStyle w:val="CommentText"/>
      </w:pPr>
      <w:r>
        <w:rPr>
          <w:rStyle w:val="CommentReference"/>
        </w:rPr>
        <w:annotationRef/>
      </w:r>
      <w:r>
        <w:t>Can we be more specific here? Are there the same number of mutations in the two cases? Or are we saying that an allele of effect x has frequency the same as an allele of effect x in the burn-in?</w:t>
      </w:r>
    </w:p>
  </w:comment>
  <w:comment w:id="118" w:author="Microsoft Office User" w:date="2018-07-05T11:18:00Z" w:initials="Office">
    <w:p w14:paraId="291FCF8C" w14:textId="5EE8A187" w:rsidR="005203A1" w:rsidRDefault="005203A1">
      <w:pPr>
        <w:pStyle w:val="CommentText"/>
      </w:pPr>
      <w:r>
        <w:rPr>
          <w:rStyle w:val="CommentReference"/>
        </w:rPr>
        <w:annotationRef/>
      </w:r>
      <w:r>
        <w:t>I’m a little confused about how we calculated fitness here. We should chat about this when you’re back.</w:t>
      </w:r>
    </w:p>
  </w:comment>
  <w:comment w:id="124" w:author="Microsoft Office User" w:date="2018-07-05T11:23:00Z" w:initials="Office">
    <w:p w14:paraId="333A1E25" w14:textId="5F8EC09A" w:rsidR="004C04D9" w:rsidRDefault="004C04D9">
      <w:pPr>
        <w:pStyle w:val="CommentText"/>
      </w:pPr>
      <w:r>
        <w:rPr>
          <w:rStyle w:val="CommentReference"/>
        </w:rPr>
        <w:annotationRef/>
      </w:r>
      <w:r>
        <w:t>Again, we should chat about and clarify this.</w:t>
      </w:r>
    </w:p>
  </w:comment>
  <w:comment w:id="125" w:author="Microsoft Office User" w:date="2018-07-05T11:20:00Z" w:initials="Office">
    <w:p w14:paraId="0EA8F2F6" w14:textId="4D1225BF" w:rsidR="005E06F8" w:rsidRDefault="005E06F8">
      <w:pPr>
        <w:pStyle w:val="CommentText"/>
      </w:pPr>
      <w:r>
        <w:rPr>
          <w:rStyle w:val="CommentReference"/>
        </w:rPr>
        <w:annotationRef/>
      </w:r>
      <w:r>
        <w:t xml:space="preserve">Code on </w:t>
      </w:r>
      <w:proofErr w:type="spellStart"/>
      <w:r>
        <w:t>github</w:t>
      </w:r>
      <w:proofErr w:type="spellEnd"/>
      <w:r>
        <w:t xml:space="preserve"> looks like 10%</w:t>
      </w:r>
    </w:p>
  </w:comment>
  <w:comment w:id="139" w:author="Microsoft Office User" w:date="2018-07-05T11:32:00Z" w:initials="Office">
    <w:p w14:paraId="3C3E3046" w14:textId="6927F218" w:rsidR="00D17E7A" w:rsidRDefault="00D17E7A" w:rsidP="001A7820">
      <w:pPr>
        <w:pStyle w:val="CommentText"/>
      </w:pPr>
      <w:r>
        <w:rPr>
          <w:rStyle w:val="CommentReference"/>
        </w:rPr>
        <w:annotationRef/>
      </w:r>
      <w:r w:rsidR="00CF24D8">
        <w:t xml:space="preserve">This first sentence is part of our analysis, but it’s discussed here as if we didn’t consider it? The second sentence could use a citation or some simulations. Maybe the genetic network people </w:t>
      </w:r>
      <w:r w:rsidR="001A7820">
        <w:t xml:space="preserve">have a good citation? E.g., </w:t>
      </w:r>
      <w:r w:rsidR="001A7820" w:rsidRPr="001A7820">
        <w:t>https://www.nature.com/articles/nrg3744</w:t>
      </w:r>
    </w:p>
  </w:comment>
  <w:comment w:id="168" w:author="Microsoft Office User" w:date="2018-07-05T11:50:00Z" w:initials="Office">
    <w:p w14:paraId="5B7BB616" w14:textId="690E7F4D" w:rsidR="002B4038" w:rsidRDefault="002B4038">
      <w:pPr>
        <w:pStyle w:val="CommentText"/>
      </w:pPr>
      <w:r>
        <w:rPr>
          <w:rStyle w:val="CommentReference"/>
        </w:rPr>
        <w:annotationRef/>
      </w:r>
      <w:r>
        <w:t>y-axis “segregation” misspelt</w:t>
      </w:r>
    </w:p>
  </w:comment>
  <w:comment w:id="173" w:author="Microsoft Office User" w:date="2018-07-05T11:55:00Z" w:initials="Office">
    <w:p w14:paraId="2A44E835" w14:textId="4C786573" w:rsidR="00135099" w:rsidRDefault="00135099">
      <w:pPr>
        <w:pStyle w:val="CommentText"/>
      </w:pPr>
      <w:r>
        <w:rPr>
          <w:rStyle w:val="CommentReference"/>
        </w:rPr>
        <w:annotationRef/>
      </w:r>
      <w:r>
        <w:t>Maybe flip the legend to keep same ordering of lines?</w:t>
      </w:r>
    </w:p>
  </w:comment>
  <w:comment w:id="255" w:author="Microsoft Office User" w:date="2018-07-05T12:18:00Z" w:initials="Office">
    <w:p w14:paraId="6DA6A661" w14:textId="764D4C99" w:rsidR="00203F70" w:rsidRDefault="00203F70">
      <w:pPr>
        <w:pStyle w:val="CommentText"/>
      </w:pPr>
      <w:r>
        <w:rPr>
          <w:rStyle w:val="CommentReference"/>
        </w:rPr>
        <w:annotationRef/>
      </w:r>
      <w:r>
        <w:t>Obvious from A?</w:t>
      </w:r>
    </w:p>
  </w:comment>
  <w:comment w:id="259" w:author="Microsoft Office User" w:date="2018-07-05T12:21:00Z" w:initials="Office">
    <w:p w14:paraId="48757629" w14:textId="1A7B4E5C" w:rsidR="00CF1EE2" w:rsidRDefault="00CF1EE2" w:rsidP="00CF1EE2">
      <w:pPr>
        <w:pStyle w:val="CommentText"/>
      </w:pPr>
      <w:r>
        <w:rPr>
          <w:rStyle w:val="CommentReference"/>
        </w:rPr>
        <w:annotationRef/>
      </w:r>
      <w:r>
        <w:t>Does segregation variance evolve? I think you could drop these two words</w:t>
      </w:r>
      <w:r w:rsidR="00EB2451">
        <w:t>, especially since no time dynamic is shown (</w:t>
      </w:r>
      <w:proofErr w:type="spellStart"/>
      <w:r w:rsidR="00EB2451">
        <w:t>cf</w:t>
      </w:r>
      <w:proofErr w:type="spellEnd"/>
      <w:r w:rsidR="00EB2451">
        <w:t xml:space="preserve"> Fig S6).</w:t>
      </w:r>
    </w:p>
  </w:comment>
  <w:comment w:id="263" w:author="Microsoft Office User" w:date="2018-07-05T12:24:00Z" w:initials="Office">
    <w:p w14:paraId="7B3A0AC0" w14:textId="70C6EA68" w:rsidR="0010410C" w:rsidRDefault="0010410C">
      <w:pPr>
        <w:pStyle w:val="CommentText"/>
      </w:pPr>
      <w:r>
        <w:rPr>
          <w:rStyle w:val="CommentReference"/>
        </w:rPr>
        <w:annotationRef/>
      </w:r>
      <w:r>
        <w:t>Add (a) and (b) to subfigures?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CB215D" w15:done="0"/>
  <w15:commentEx w15:paraId="651AD2B6" w15:done="0"/>
  <w15:commentEx w15:paraId="213A75CE" w15:done="0"/>
  <w15:commentEx w15:paraId="32AACC4C" w15:done="0"/>
  <w15:commentEx w15:paraId="46D4B1B1" w15:done="0"/>
  <w15:commentEx w15:paraId="20B90987" w15:done="0"/>
  <w15:commentEx w15:paraId="20B7B662" w15:done="0"/>
  <w15:commentEx w15:paraId="2986943D" w15:done="0"/>
  <w15:commentEx w15:paraId="54578808" w15:done="0"/>
  <w15:commentEx w15:paraId="750917F4" w15:done="0"/>
  <w15:commentEx w15:paraId="3B7CC86A" w15:done="0"/>
  <w15:commentEx w15:paraId="6D766104" w15:done="0"/>
  <w15:commentEx w15:paraId="5F7A0FF2" w15:done="0"/>
  <w15:commentEx w15:paraId="1D01E9EC" w15:done="0"/>
  <w15:commentEx w15:paraId="617856C5" w15:done="0"/>
  <w15:commentEx w15:paraId="12FF5838" w15:done="0"/>
  <w15:commentEx w15:paraId="291FCF8C" w15:done="0"/>
  <w15:commentEx w15:paraId="333A1E25" w15:done="0"/>
  <w15:commentEx w15:paraId="0EA8F2F6" w15:done="0"/>
  <w15:commentEx w15:paraId="3C3E3046" w15:done="0"/>
  <w15:commentEx w15:paraId="5B7BB616" w15:done="0"/>
  <w15:commentEx w15:paraId="2A44E835" w15:done="0"/>
  <w15:commentEx w15:paraId="6DA6A661" w15:done="0"/>
  <w15:commentEx w15:paraId="48757629" w15:done="0"/>
  <w15:commentEx w15:paraId="7B3A0A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6D00B" w16cid:durableId="1EE70962"/>
  <w16cid:commentId w16cid:paraId="31B804E2" w16cid:durableId="1EE70FD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B6F20" w14:textId="77777777" w:rsidR="00E00A64" w:rsidRDefault="00E00A64">
      <w:r>
        <w:separator/>
      </w:r>
    </w:p>
  </w:endnote>
  <w:endnote w:type="continuationSeparator" w:id="0">
    <w:p w14:paraId="7C2FD8E1" w14:textId="77777777" w:rsidR="00E00A64" w:rsidRDefault="00E00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de">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2A4C2" w14:textId="77777777" w:rsidR="00AA070B" w:rsidRDefault="00AA070B">
    <w:pPr>
      <w:pStyle w:val="Footer"/>
      <w:tabs>
        <w:tab w:val="clear" w:pos="9360"/>
        <w:tab w:val="right" w:pos="9340"/>
      </w:tabs>
      <w:jc w:val="right"/>
    </w:pPr>
    <w:r>
      <w:fldChar w:fldCharType="begin"/>
    </w:r>
    <w:r>
      <w:instrText xml:space="preserve"> PAGE </w:instrText>
    </w:r>
    <w:r>
      <w:fldChar w:fldCharType="separate"/>
    </w:r>
    <w:r w:rsidR="00D75E8A">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94C52" w14:textId="77777777" w:rsidR="00E00A64" w:rsidRDefault="00E00A64">
      <w:r>
        <w:separator/>
      </w:r>
    </w:p>
  </w:footnote>
  <w:footnote w:type="continuationSeparator" w:id="0">
    <w:p w14:paraId="698F0C9F" w14:textId="77777777" w:rsidR="00E00A64" w:rsidRDefault="00E00A6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83CE4"/>
    <w:multiLevelType w:val="multilevel"/>
    <w:tmpl w:val="568A570E"/>
    <w:lvl w:ilvl="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211F24"/>
    <w:multiLevelType w:val="multilevel"/>
    <w:tmpl w:val="A1ACB46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CB7144A"/>
    <w:multiLevelType w:val="multilevel"/>
    <w:tmpl w:val="01683132"/>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F4B1482"/>
    <w:multiLevelType w:val="hybridMultilevel"/>
    <w:tmpl w:val="01F0B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C1164B"/>
    <w:multiLevelType w:val="hybridMultilevel"/>
    <w:tmpl w:val="EC1472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F27"/>
    <w:rsid w:val="000002E9"/>
    <w:rsid w:val="000025E1"/>
    <w:rsid w:val="00003678"/>
    <w:rsid w:val="000037AF"/>
    <w:rsid w:val="00003B07"/>
    <w:rsid w:val="00003DA4"/>
    <w:rsid w:val="0000428F"/>
    <w:rsid w:val="00004B22"/>
    <w:rsid w:val="00005232"/>
    <w:rsid w:val="00005888"/>
    <w:rsid w:val="00005A88"/>
    <w:rsid w:val="00005C13"/>
    <w:rsid w:val="00007209"/>
    <w:rsid w:val="0000747B"/>
    <w:rsid w:val="00007D99"/>
    <w:rsid w:val="00010F56"/>
    <w:rsid w:val="00013C43"/>
    <w:rsid w:val="00013D64"/>
    <w:rsid w:val="00014405"/>
    <w:rsid w:val="00014733"/>
    <w:rsid w:val="00017E28"/>
    <w:rsid w:val="000201B4"/>
    <w:rsid w:val="00020335"/>
    <w:rsid w:val="0002160C"/>
    <w:rsid w:val="00021824"/>
    <w:rsid w:val="00021DEE"/>
    <w:rsid w:val="0002219C"/>
    <w:rsid w:val="0002544F"/>
    <w:rsid w:val="000254DD"/>
    <w:rsid w:val="00027D29"/>
    <w:rsid w:val="0003135B"/>
    <w:rsid w:val="0003155C"/>
    <w:rsid w:val="00031E84"/>
    <w:rsid w:val="00032733"/>
    <w:rsid w:val="00032EBF"/>
    <w:rsid w:val="000338C9"/>
    <w:rsid w:val="0003487D"/>
    <w:rsid w:val="000348BE"/>
    <w:rsid w:val="00034DB4"/>
    <w:rsid w:val="00034DBE"/>
    <w:rsid w:val="00035CF8"/>
    <w:rsid w:val="000370E3"/>
    <w:rsid w:val="00037176"/>
    <w:rsid w:val="000379C2"/>
    <w:rsid w:val="00040F22"/>
    <w:rsid w:val="000414F5"/>
    <w:rsid w:val="0004153E"/>
    <w:rsid w:val="000418EE"/>
    <w:rsid w:val="00042285"/>
    <w:rsid w:val="00042444"/>
    <w:rsid w:val="000427C8"/>
    <w:rsid w:val="00042E1F"/>
    <w:rsid w:val="00042E7E"/>
    <w:rsid w:val="00043553"/>
    <w:rsid w:val="00043BA5"/>
    <w:rsid w:val="00045707"/>
    <w:rsid w:val="00046600"/>
    <w:rsid w:val="00047104"/>
    <w:rsid w:val="000476FC"/>
    <w:rsid w:val="00047916"/>
    <w:rsid w:val="00050803"/>
    <w:rsid w:val="0005099F"/>
    <w:rsid w:val="00050F36"/>
    <w:rsid w:val="000512B7"/>
    <w:rsid w:val="00051384"/>
    <w:rsid w:val="000514C1"/>
    <w:rsid w:val="0005406B"/>
    <w:rsid w:val="0005439E"/>
    <w:rsid w:val="000546D5"/>
    <w:rsid w:val="0005513D"/>
    <w:rsid w:val="000557C5"/>
    <w:rsid w:val="00060781"/>
    <w:rsid w:val="00060B82"/>
    <w:rsid w:val="000621F7"/>
    <w:rsid w:val="000642D5"/>
    <w:rsid w:val="0006443F"/>
    <w:rsid w:val="0006504F"/>
    <w:rsid w:val="00065260"/>
    <w:rsid w:val="000653B7"/>
    <w:rsid w:val="00067D9C"/>
    <w:rsid w:val="00070FBB"/>
    <w:rsid w:val="000717CB"/>
    <w:rsid w:val="00071C1A"/>
    <w:rsid w:val="0007281D"/>
    <w:rsid w:val="00073346"/>
    <w:rsid w:val="0007433C"/>
    <w:rsid w:val="000755C8"/>
    <w:rsid w:val="00076BD4"/>
    <w:rsid w:val="00076FE8"/>
    <w:rsid w:val="00077055"/>
    <w:rsid w:val="00077446"/>
    <w:rsid w:val="000778BB"/>
    <w:rsid w:val="00077E29"/>
    <w:rsid w:val="00080783"/>
    <w:rsid w:val="00084458"/>
    <w:rsid w:val="0008484D"/>
    <w:rsid w:val="000852C1"/>
    <w:rsid w:val="00085D7F"/>
    <w:rsid w:val="0008762A"/>
    <w:rsid w:val="00091303"/>
    <w:rsid w:val="0009160B"/>
    <w:rsid w:val="00091D33"/>
    <w:rsid w:val="00092EA1"/>
    <w:rsid w:val="00092EB0"/>
    <w:rsid w:val="00093709"/>
    <w:rsid w:val="000948A0"/>
    <w:rsid w:val="00094E69"/>
    <w:rsid w:val="0009538A"/>
    <w:rsid w:val="00096045"/>
    <w:rsid w:val="000975D9"/>
    <w:rsid w:val="000A108C"/>
    <w:rsid w:val="000A1263"/>
    <w:rsid w:val="000A2873"/>
    <w:rsid w:val="000A2CF7"/>
    <w:rsid w:val="000A338B"/>
    <w:rsid w:val="000A34F3"/>
    <w:rsid w:val="000A3F67"/>
    <w:rsid w:val="000A4B74"/>
    <w:rsid w:val="000A542D"/>
    <w:rsid w:val="000A5F0E"/>
    <w:rsid w:val="000A6153"/>
    <w:rsid w:val="000A78C4"/>
    <w:rsid w:val="000B0FAE"/>
    <w:rsid w:val="000B12A8"/>
    <w:rsid w:val="000B18A0"/>
    <w:rsid w:val="000B1A88"/>
    <w:rsid w:val="000B24E8"/>
    <w:rsid w:val="000B25DC"/>
    <w:rsid w:val="000B2781"/>
    <w:rsid w:val="000B2AE9"/>
    <w:rsid w:val="000B301C"/>
    <w:rsid w:val="000B4045"/>
    <w:rsid w:val="000B43B4"/>
    <w:rsid w:val="000B4425"/>
    <w:rsid w:val="000B45E4"/>
    <w:rsid w:val="000B4EF6"/>
    <w:rsid w:val="000B5A3D"/>
    <w:rsid w:val="000B5B3F"/>
    <w:rsid w:val="000B624C"/>
    <w:rsid w:val="000B6810"/>
    <w:rsid w:val="000B7092"/>
    <w:rsid w:val="000C0B26"/>
    <w:rsid w:val="000C0D83"/>
    <w:rsid w:val="000C176D"/>
    <w:rsid w:val="000C237B"/>
    <w:rsid w:val="000C4D24"/>
    <w:rsid w:val="000C6548"/>
    <w:rsid w:val="000C6DA2"/>
    <w:rsid w:val="000C6FAD"/>
    <w:rsid w:val="000C77F2"/>
    <w:rsid w:val="000D057D"/>
    <w:rsid w:val="000D2E45"/>
    <w:rsid w:val="000D3A0A"/>
    <w:rsid w:val="000D3CCE"/>
    <w:rsid w:val="000D63B0"/>
    <w:rsid w:val="000D6987"/>
    <w:rsid w:val="000D6E27"/>
    <w:rsid w:val="000E1CDA"/>
    <w:rsid w:val="000E2044"/>
    <w:rsid w:val="000E2D6B"/>
    <w:rsid w:val="000E3269"/>
    <w:rsid w:val="000E328A"/>
    <w:rsid w:val="000E3740"/>
    <w:rsid w:val="000E414B"/>
    <w:rsid w:val="000E461B"/>
    <w:rsid w:val="000E5DA9"/>
    <w:rsid w:val="000E616A"/>
    <w:rsid w:val="000E6BCA"/>
    <w:rsid w:val="000E77EA"/>
    <w:rsid w:val="000F1294"/>
    <w:rsid w:val="000F2684"/>
    <w:rsid w:val="000F2A33"/>
    <w:rsid w:val="000F2A82"/>
    <w:rsid w:val="000F49BB"/>
    <w:rsid w:val="000F4C91"/>
    <w:rsid w:val="000F4C92"/>
    <w:rsid w:val="000F4D53"/>
    <w:rsid w:val="000F4D76"/>
    <w:rsid w:val="000F5080"/>
    <w:rsid w:val="000F51BC"/>
    <w:rsid w:val="000F59E3"/>
    <w:rsid w:val="000F607B"/>
    <w:rsid w:val="000F6696"/>
    <w:rsid w:val="000F7811"/>
    <w:rsid w:val="00100240"/>
    <w:rsid w:val="00100330"/>
    <w:rsid w:val="00100A37"/>
    <w:rsid w:val="00100B52"/>
    <w:rsid w:val="00100C7B"/>
    <w:rsid w:val="00101C0C"/>
    <w:rsid w:val="001022C2"/>
    <w:rsid w:val="0010265E"/>
    <w:rsid w:val="001033B6"/>
    <w:rsid w:val="00103422"/>
    <w:rsid w:val="001038BD"/>
    <w:rsid w:val="00103D76"/>
    <w:rsid w:val="0010410C"/>
    <w:rsid w:val="00105A40"/>
    <w:rsid w:val="00105D1D"/>
    <w:rsid w:val="0010686E"/>
    <w:rsid w:val="00107434"/>
    <w:rsid w:val="0010770A"/>
    <w:rsid w:val="00107AD5"/>
    <w:rsid w:val="00110F32"/>
    <w:rsid w:val="00111B2A"/>
    <w:rsid w:val="00112476"/>
    <w:rsid w:val="0011253C"/>
    <w:rsid w:val="0011267C"/>
    <w:rsid w:val="00112BEE"/>
    <w:rsid w:val="00113A6B"/>
    <w:rsid w:val="00114FCE"/>
    <w:rsid w:val="001159DB"/>
    <w:rsid w:val="0011605C"/>
    <w:rsid w:val="001163D7"/>
    <w:rsid w:val="0011644C"/>
    <w:rsid w:val="00120145"/>
    <w:rsid w:val="001205F0"/>
    <w:rsid w:val="00120892"/>
    <w:rsid w:val="00120D61"/>
    <w:rsid w:val="00121171"/>
    <w:rsid w:val="00121EE7"/>
    <w:rsid w:val="00122587"/>
    <w:rsid w:val="001233CF"/>
    <w:rsid w:val="00123F7D"/>
    <w:rsid w:val="0012400B"/>
    <w:rsid w:val="00124183"/>
    <w:rsid w:val="00125468"/>
    <w:rsid w:val="00125654"/>
    <w:rsid w:val="00126BAE"/>
    <w:rsid w:val="00126E60"/>
    <w:rsid w:val="00127041"/>
    <w:rsid w:val="00127108"/>
    <w:rsid w:val="001272ED"/>
    <w:rsid w:val="0013030F"/>
    <w:rsid w:val="001304A9"/>
    <w:rsid w:val="001307C1"/>
    <w:rsid w:val="001333E3"/>
    <w:rsid w:val="00133DA7"/>
    <w:rsid w:val="00134A61"/>
    <w:rsid w:val="00135099"/>
    <w:rsid w:val="00135B00"/>
    <w:rsid w:val="00135E9A"/>
    <w:rsid w:val="00136F42"/>
    <w:rsid w:val="001415F1"/>
    <w:rsid w:val="001416A5"/>
    <w:rsid w:val="00142E87"/>
    <w:rsid w:val="00143284"/>
    <w:rsid w:val="001444E4"/>
    <w:rsid w:val="001451D0"/>
    <w:rsid w:val="001455F6"/>
    <w:rsid w:val="001457F1"/>
    <w:rsid w:val="00146549"/>
    <w:rsid w:val="0014697A"/>
    <w:rsid w:val="00147183"/>
    <w:rsid w:val="0014780A"/>
    <w:rsid w:val="00147A28"/>
    <w:rsid w:val="001502C1"/>
    <w:rsid w:val="00150A45"/>
    <w:rsid w:val="00150CA3"/>
    <w:rsid w:val="00151DD5"/>
    <w:rsid w:val="00151FFD"/>
    <w:rsid w:val="00152204"/>
    <w:rsid w:val="00152972"/>
    <w:rsid w:val="00153628"/>
    <w:rsid w:val="00153A7F"/>
    <w:rsid w:val="00153E29"/>
    <w:rsid w:val="00157C1C"/>
    <w:rsid w:val="00157CCF"/>
    <w:rsid w:val="00157E25"/>
    <w:rsid w:val="00160263"/>
    <w:rsid w:val="00160D18"/>
    <w:rsid w:val="00161C72"/>
    <w:rsid w:val="00162060"/>
    <w:rsid w:val="00163E0C"/>
    <w:rsid w:val="0016426B"/>
    <w:rsid w:val="001642A1"/>
    <w:rsid w:val="001647CD"/>
    <w:rsid w:val="00165492"/>
    <w:rsid w:val="001654EE"/>
    <w:rsid w:val="00166BC5"/>
    <w:rsid w:val="00170C93"/>
    <w:rsid w:val="00170EF4"/>
    <w:rsid w:val="0017105B"/>
    <w:rsid w:val="001726F1"/>
    <w:rsid w:val="00172974"/>
    <w:rsid w:val="00172EF1"/>
    <w:rsid w:val="001732B0"/>
    <w:rsid w:val="00173818"/>
    <w:rsid w:val="0017442A"/>
    <w:rsid w:val="00174AD1"/>
    <w:rsid w:val="001759B8"/>
    <w:rsid w:val="00175BD4"/>
    <w:rsid w:val="00175D26"/>
    <w:rsid w:val="00175EE9"/>
    <w:rsid w:val="001804CF"/>
    <w:rsid w:val="00180801"/>
    <w:rsid w:val="00182AE5"/>
    <w:rsid w:val="00182E6D"/>
    <w:rsid w:val="001844C7"/>
    <w:rsid w:val="00185685"/>
    <w:rsid w:val="0018615D"/>
    <w:rsid w:val="001925C8"/>
    <w:rsid w:val="00193800"/>
    <w:rsid w:val="001959C6"/>
    <w:rsid w:val="00196FE4"/>
    <w:rsid w:val="00197583"/>
    <w:rsid w:val="00197B6C"/>
    <w:rsid w:val="00197B76"/>
    <w:rsid w:val="00197F68"/>
    <w:rsid w:val="001A0066"/>
    <w:rsid w:val="001A25F5"/>
    <w:rsid w:val="001A3010"/>
    <w:rsid w:val="001A31D3"/>
    <w:rsid w:val="001A3F8F"/>
    <w:rsid w:val="001A401B"/>
    <w:rsid w:val="001A4A9C"/>
    <w:rsid w:val="001A5011"/>
    <w:rsid w:val="001A5026"/>
    <w:rsid w:val="001A5454"/>
    <w:rsid w:val="001A6CAA"/>
    <w:rsid w:val="001A70C0"/>
    <w:rsid w:val="001A7820"/>
    <w:rsid w:val="001A7A77"/>
    <w:rsid w:val="001A7D7D"/>
    <w:rsid w:val="001B0B5C"/>
    <w:rsid w:val="001B1248"/>
    <w:rsid w:val="001B12CB"/>
    <w:rsid w:val="001B292D"/>
    <w:rsid w:val="001B4268"/>
    <w:rsid w:val="001B4E5F"/>
    <w:rsid w:val="001B555B"/>
    <w:rsid w:val="001B589C"/>
    <w:rsid w:val="001B72FE"/>
    <w:rsid w:val="001C0BE8"/>
    <w:rsid w:val="001C10D4"/>
    <w:rsid w:val="001C1D02"/>
    <w:rsid w:val="001C22F4"/>
    <w:rsid w:val="001C2824"/>
    <w:rsid w:val="001C2855"/>
    <w:rsid w:val="001C2EEF"/>
    <w:rsid w:val="001C310E"/>
    <w:rsid w:val="001C351F"/>
    <w:rsid w:val="001C3580"/>
    <w:rsid w:val="001C3F94"/>
    <w:rsid w:val="001C561C"/>
    <w:rsid w:val="001C5660"/>
    <w:rsid w:val="001C6693"/>
    <w:rsid w:val="001C6994"/>
    <w:rsid w:val="001C72DD"/>
    <w:rsid w:val="001C7BC2"/>
    <w:rsid w:val="001D0108"/>
    <w:rsid w:val="001D0EF2"/>
    <w:rsid w:val="001D1382"/>
    <w:rsid w:val="001D163D"/>
    <w:rsid w:val="001D1908"/>
    <w:rsid w:val="001D2126"/>
    <w:rsid w:val="001D238C"/>
    <w:rsid w:val="001D2EBB"/>
    <w:rsid w:val="001D4ECE"/>
    <w:rsid w:val="001D57E3"/>
    <w:rsid w:val="001D59F7"/>
    <w:rsid w:val="001D611E"/>
    <w:rsid w:val="001D6A94"/>
    <w:rsid w:val="001D7009"/>
    <w:rsid w:val="001D7A3C"/>
    <w:rsid w:val="001E156B"/>
    <w:rsid w:val="001E3A5F"/>
    <w:rsid w:val="001E3AE8"/>
    <w:rsid w:val="001E42AD"/>
    <w:rsid w:val="001E579F"/>
    <w:rsid w:val="001E57EC"/>
    <w:rsid w:val="001E5853"/>
    <w:rsid w:val="001E6BB0"/>
    <w:rsid w:val="001E6E9C"/>
    <w:rsid w:val="001E72FB"/>
    <w:rsid w:val="001E7E6D"/>
    <w:rsid w:val="001F0E8B"/>
    <w:rsid w:val="001F1CD9"/>
    <w:rsid w:val="001F2333"/>
    <w:rsid w:val="001F2622"/>
    <w:rsid w:val="001F29D6"/>
    <w:rsid w:val="001F2EE8"/>
    <w:rsid w:val="001F5837"/>
    <w:rsid w:val="001F5BA6"/>
    <w:rsid w:val="001F62C5"/>
    <w:rsid w:val="001F6B4C"/>
    <w:rsid w:val="0020068E"/>
    <w:rsid w:val="00200A2A"/>
    <w:rsid w:val="00200B3E"/>
    <w:rsid w:val="00200D25"/>
    <w:rsid w:val="002021E7"/>
    <w:rsid w:val="00202B33"/>
    <w:rsid w:val="002031BF"/>
    <w:rsid w:val="002039FC"/>
    <w:rsid w:val="00203BC2"/>
    <w:rsid w:val="00203C34"/>
    <w:rsid w:val="00203F70"/>
    <w:rsid w:val="00203F97"/>
    <w:rsid w:val="00204FB2"/>
    <w:rsid w:val="00205EAC"/>
    <w:rsid w:val="00205EE9"/>
    <w:rsid w:val="00206863"/>
    <w:rsid w:val="0021040D"/>
    <w:rsid w:val="002104A5"/>
    <w:rsid w:val="00211077"/>
    <w:rsid w:val="002111BF"/>
    <w:rsid w:val="00211D14"/>
    <w:rsid w:val="00213FD9"/>
    <w:rsid w:val="002143BE"/>
    <w:rsid w:val="00214714"/>
    <w:rsid w:val="00215DC0"/>
    <w:rsid w:val="0021640A"/>
    <w:rsid w:val="00216505"/>
    <w:rsid w:val="00216826"/>
    <w:rsid w:val="0021756F"/>
    <w:rsid w:val="00217BFA"/>
    <w:rsid w:val="00217E82"/>
    <w:rsid w:val="00220A15"/>
    <w:rsid w:val="002216C7"/>
    <w:rsid w:val="0022222E"/>
    <w:rsid w:val="002228FA"/>
    <w:rsid w:val="002241F9"/>
    <w:rsid w:val="0022440A"/>
    <w:rsid w:val="00225E03"/>
    <w:rsid w:val="002261D2"/>
    <w:rsid w:val="002265F9"/>
    <w:rsid w:val="002266C5"/>
    <w:rsid w:val="002267A5"/>
    <w:rsid w:val="00226E51"/>
    <w:rsid w:val="00226FF7"/>
    <w:rsid w:val="002270B5"/>
    <w:rsid w:val="00227AEA"/>
    <w:rsid w:val="00227F00"/>
    <w:rsid w:val="00230994"/>
    <w:rsid w:val="0023118C"/>
    <w:rsid w:val="00231CF5"/>
    <w:rsid w:val="00231E37"/>
    <w:rsid w:val="002321B8"/>
    <w:rsid w:val="002329BE"/>
    <w:rsid w:val="00233D36"/>
    <w:rsid w:val="00234133"/>
    <w:rsid w:val="002345C9"/>
    <w:rsid w:val="00235A00"/>
    <w:rsid w:val="00235C02"/>
    <w:rsid w:val="00235E6A"/>
    <w:rsid w:val="00235FE6"/>
    <w:rsid w:val="00236F27"/>
    <w:rsid w:val="00237F55"/>
    <w:rsid w:val="002407BE"/>
    <w:rsid w:val="002414F3"/>
    <w:rsid w:val="002428EE"/>
    <w:rsid w:val="0024300F"/>
    <w:rsid w:val="00245D31"/>
    <w:rsid w:val="002466D4"/>
    <w:rsid w:val="00246EDA"/>
    <w:rsid w:val="00247BF9"/>
    <w:rsid w:val="002508A3"/>
    <w:rsid w:val="00250F81"/>
    <w:rsid w:val="00250F9B"/>
    <w:rsid w:val="00251AA3"/>
    <w:rsid w:val="002521B8"/>
    <w:rsid w:val="00252752"/>
    <w:rsid w:val="002530EF"/>
    <w:rsid w:val="00253952"/>
    <w:rsid w:val="00253B60"/>
    <w:rsid w:val="00253C58"/>
    <w:rsid w:val="00254B83"/>
    <w:rsid w:val="002552D5"/>
    <w:rsid w:val="0025598B"/>
    <w:rsid w:val="00255C08"/>
    <w:rsid w:val="00255F72"/>
    <w:rsid w:val="00256ADA"/>
    <w:rsid w:val="002574BB"/>
    <w:rsid w:val="002575AB"/>
    <w:rsid w:val="00257AC5"/>
    <w:rsid w:val="00257FEA"/>
    <w:rsid w:val="0026101E"/>
    <w:rsid w:val="002610D9"/>
    <w:rsid w:val="002629E6"/>
    <w:rsid w:val="00262DD8"/>
    <w:rsid w:val="002639F5"/>
    <w:rsid w:val="0026461A"/>
    <w:rsid w:val="0026487E"/>
    <w:rsid w:val="00265EEE"/>
    <w:rsid w:val="00265F23"/>
    <w:rsid w:val="00266ABC"/>
    <w:rsid w:val="002672CE"/>
    <w:rsid w:val="002700EE"/>
    <w:rsid w:val="00271008"/>
    <w:rsid w:val="0027122D"/>
    <w:rsid w:val="00272CDF"/>
    <w:rsid w:val="00272EBE"/>
    <w:rsid w:val="00273745"/>
    <w:rsid w:val="0027402B"/>
    <w:rsid w:val="00274053"/>
    <w:rsid w:val="00274693"/>
    <w:rsid w:val="00274AF4"/>
    <w:rsid w:val="00274B77"/>
    <w:rsid w:val="00274D9C"/>
    <w:rsid w:val="002754C5"/>
    <w:rsid w:val="0027567C"/>
    <w:rsid w:val="0027636B"/>
    <w:rsid w:val="002768E7"/>
    <w:rsid w:val="0027690A"/>
    <w:rsid w:val="002770FB"/>
    <w:rsid w:val="0027732B"/>
    <w:rsid w:val="00280C45"/>
    <w:rsid w:val="00280D60"/>
    <w:rsid w:val="00281139"/>
    <w:rsid w:val="0028151C"/>
    <w:rsid w:val="00281C9F"/>
    <w:rsid w:val="0028212A"/>
    <w:rsid w:val="00282BF0"/>
    <w:rsid w:val="0028376F"/>
    <w:rsid w:val="00283DD3"/>
    <w:rsid w:val="00284CE0"/>
    <w:rsid w:val="00286E20"/>
    <w:rsid w:val="00287572"/>
    <w:rsid w:val="00287AE3"/>
    <w:rsid w:val="002901C7"/>
    <w:rsid w:val="0029048F"/>
    <w:rsid w:val="00290CA3"/>
    <w:rsid w:val="00290E37"/>
    <w:rsid w:val="002913B0"/>
    <w:rsid w:val="002926D6"/>
    <w:rsid w:val="00293A48"/>
    <w:rsid w:val="00293CCF"/>
    <w:rsid w:val="00295593"/>
    <w:rsid w:val="00295B82"/>
    <w:rsid w:val="00295C85"/>
    <w:rsid w:val="00295D95"/>
    <w:rsid w:val="002967E6"/>
    <w:rsid w:val="002970CD"/>
    <w:rsid w:val="0029747A"/>
    <w:rsid w:val="002A0D35"/>
    <w:rsid w:val="002A1101"/>
    <w:rsid w:val="002A2172"/>
    <w:rsid w:val="002A251C"/>
    <w:rsid w:val="002A392F"/>
    <w:rsid w:val="002A3CA0"/>
    <w:rsid w:val="002A3E84"/>
    <w:rsid w:val="002A4FE7"/>
    <w:rsid w:val="002A5CD6"/>
    <w:rsid w:val="002A659F"/>
    <w:rsid w:val="002A717C"/>
    <w:rsid w:val="002B016A"/>
    <w:rsid w:val="002B028D"/>
    <w:rsid w:val="002B05E6"/>
    <w:rsid w:val="002B150F"/>
    <w:rsid w:val="002B1875"/>
    <w:rsid w:val="002B2DAC"/>
    <w:rsid w:val="002B3F87"/>
    <w:rsid w:val="002B4038"/>
    <w:rsid w:val="002B48B7"/>
    <w:rsid w:val="002B4C70"/>
    <w:rsid w:val="002B56C6"/>
    <w:rsid w:val="002B62E5"/>
    <w:rsid w:val="002B6D1F"/>
    <w:rsid w:val="002B7A9A"/>
    <w:rsid w:val="002C4975"/>
    <w:rsid w:val="002C4CF2"/>
    <w:rsid w:val="002C509D"/>
    <w:rsid w:val="002C6498"/>
    <w:rsid w:val="002C76A3"/>
    <w:rsid w:val="002C77A3"/>
    <w:rsid w:val="002C7FF0"/>
    <w:rsid w:val="002D29D5"/>
    <w:rsid w:val="002D2E43"/>
    <w:rsid w:val="002D2FC3"/>
    <w:rsid w:val="002D43A1"/>
    <w:rsid w:val="002D48F9"/>
    <w:rsid w:val="002D5A9C"/>
    <w:rsid w:val="002D6100"/>
    <w:rsid w:val="002D6A66"/>
    <w:rsid w:val="002D6FFB"/>
    <w:rsid w:val="002E003C"/>
    <w:rsid w:val="002E062D"/>
    <w:rsid w:val="002E26F3"/>
    <w:rsid w:val="002E2ABF"/>
    <w:rsid w:val="002E3402"/>
    <w:rsid w:val="002E5DC1"/>
    <w:rsid w:val="002E79F7"/>
    <w:rsid w:val="002E7B6F"/>
    <w:rsid w:val="002F1BA3"/>
    <w:rsid w:val="002F25E3"/>
    <w:rsid w:val="002F2CFD"/>
    <w:rsid w:val="002F370E"/>
    <w:rsid w:val="002F400A"/>
    <w:rsid w:val="002F4E2F"/>
    <w:rsid w:val="002F52E7"/>
    <w:rsid w:val="002F6F31"/>
    <w:rsid w:val="002F73E8"/>
    <w:rsid w:val="00300D04"/>
    <w:rsid w:val="00304005"/>
    <w:rsid w:val="00304174"/>
    <w:rsid w:val="0030474A"/>
    <w:rsid w:val="0030508A"/>
    <w:rsid w:val="003058A0"/>
    <w:rsid w:val="003079D7"/>
    <w:rsid w:val="003104CB"/>
    <w:rsid w:val="003105AF"/>
    <w:rsid w:val="003106CA"/>
    <w:rsid w:val="003113B1"/>
    <w:rsid w:val="0031161B"/>
    <w:rsid w:val="00311AFC"/>
    <w:rsid w:val="00311EDF"/>
    <w:rsid w:val="00311F05"/>
    <w:rsid w:val="003127CD"/>
    <w:rsid w:val="00312AD5"/>
    <w:rsid w:val="00313280"/>
    <w:rsid w:val="003138E0"/>
    <w:rsid w:val="00314396"/>
    <w:rsid w:val="003146F9"/>
    <w:rsid w:val="00315A31"/>
    <w:rsid w:val="0031675A"/>
    <w:rsid w:val="003169F2"/>
    <w:rsid w:val="00316E27"/>
    <w:rsid w:val="00317A61"/>
    <w:rsid w:val="003207D5"/>
    <w:rsid w:val="00320C2A"/>
    <w:rsid w:val="0032100B"/>
    <w:rsid w:val="0032125D"/>
    <w:rsid w:val="0032270A"/>
    <w:rsid w:val="00322721"/>
    <w:rsid w:val="00322B80"/>
    <w:rsid w:val="00323CF4"/>
    <w:rsid w:val="00324C50"/>
    <w:rsid w:val="003256B1"/>
    <w:rsid w:val="00326E18"/>
    <w:rsid w:val="00326EB5"/>
    <w:rsid w:val="00327285"/>
    <w:rsid w:val="003276DC"/>
    <w:rsid w:val="00327A59"/>
    <w:rsid w:val="00327E42"/>
    <w:rsid w:val="00330610"/>
    <w:rsid w:val="00330A6F"/>
    <w:rsid w:val="00331E29"/>
    <w:rsid w:val="00332BCB"/>
    <w:rsid w:val="00333A29"/>
    <w:rsid w:val="00334199"/>
    <w:rsid w:val="00336DD3"/>
    <w:rsid w:val="00337373"/>
    <w:rsid w:val="00337B9F"/>
    <w:rsid w:val="003409BA"/>
    <w:rsid w:val="00341539"/>
    <w:rsid w:val="003416AC"/>
    <w:rsid w:val="00341B77"/>
    <w:rsid w:val="003437CC"/>
    <w:rsid w:val="00345D1C"/>
    <w:rsid w:val="003463A8"/>
    <w:rsid w:val="00346BD7"/>
    <w:rsid w:val="003472AE"/>
    <w:rsid w:val="0034739A"/>
    <w:rsid w:val="003508FE"/>
    <w:rsid w:val="00350D52"/>
    <w:rsid w:val="0035119C"/>
    <w:rsid w:val="0035170A"/>
    <w:rsid w:val="00352AA0"/>
    <w:rsid w:val="00352E2B"/>
    <w:rsid w:val="00354549"/>
    <w:rsid w:val="003601D2"/>
    <w:rsid w:val="00360717"/>
    <w:rsid w:val="00361803"/>
    <w:rsid w:val="00362E40"/>
    <w:rsid w:val="0036425C"/>
    <w:rsid w:val="003653F7"/>
    <w:rsid w:val="00365D2C"/>
    <w:rsid w:val="003662D9"/>
    <w:rsid w:val="00366AEE"/>
    <w:rsid w:val="003675BA"/>
    <w:rsid w:val="00370140"/>
    <w:rsid w:val="0037201F"/>
    <w:rsid w:val="00372ECE"/>
    <w:rsid w:val="00372F42"/>
    <w:rsid w:val="00374104"/>
    <w:rsid w:val="0037499B"/>
    <w:rsid w:val="00374B9C"/>
    <w:rsid w:val="00375DF6"/>
    <w:rsid w:val="00377990"/>
    <w:rsid w:val="003779BA"/>
    <w:rsid w:val="0038013E"/>
    <w:rsid w:val="00380BBF"/>
    <w:rsid w:val="003815E5"/>
    <w:rsid w:val="00382037"/>
    <w:rsid w:val="00382D9C"/>
    <w:rsid w:val="00383213"/>
    <w:rsid w:val="003843FF"/>
    <w:rsid w:val="00384695"/>
    <w:rsid w:val="00384DB5"/>
    <w:rsid w:val="00384FA7"/>
    <w:rsid w:val="00386060"/>
    <w:rsid w:val="003862DC"/>
    <w:rsid w:val="00386413"/>
    <w:rsid w:val="0038761A"/>
    <w:rsid w:val="00387F5D"/>
    <w:rsid w:val="003907C0"/>
    <w:rsid w:val="00390C3B"/>
    <w:rsid w:val="00391DE9"/>
    <w:rsid w:val="003925E6"/>
    <w:rsid w:val="00392E2C"/>
    <w:rsid w:val="003940B1"/>
    <w:rsid w:val="00394268"/>
    <w:rsid w:val="0039493B"/>
    <w:rsid w:val="00394CBE"/>
    <w:rsid w:val="003954AD"/>
    <w:rsid w:val="00396C87"/>
    <w:rsid w:val="00397EC7"/>
    <w:rsid w:val="003A192D"/>
    <w:rsid w:val="003A1967"/>
    <w:rsid w:val="003A1C3C"/>
    <w:rsid w:val="003A1E16"/>
    <w:rsid w:val="003A240E"/>
    <w:rsid w:val="003A3847"/>
    <w:rsid w:val="003A3B66"/>
    <w:rsid w:val="003A3F50"/>
    <w:rsid w:val="003A406A"/>
    <w:rsid w:val="003A4613"/>
    <w:rsid w:val="003A482A"/>
    <w:rsid w:val="003A5FB7"/>
    <w:rsid w:val="003A6273"/>
    <w:rsid w:val="003A787A"/>
    <w:rsid w:val="003A7985"/>
    <w:rsid w:val="003A7C57"/>
    <w:rsid w:val="003B035B"/>
    <w:rsid w:val="003B0A81"/>
    <w:rsid w:val="003B1429"/>
    <w:rsid w:val="003B2519"/>
    <w:rsid w:val="003B463B"/>
    <w:rsid w:val="003B479A"/>
    <w:rsid w:val="003B50B6"/>
    <w:rsid w:val="003B5E21"/>
    <w:rsid w:val="003C05EE"/>
    <w:rsid w:val="003C0A8D"/>
    <w:rsid w:val="003C14A9"/>
    <w:rsid w:val="003C2698"/>
    <w:rsid w:val="003C27E3"/>
    <w:rsid w:val="003C2BD3"/>
    <w:rsid w:val="003C6690"/>
    <w:rsid w:val="003C68E5"/>
    <w:rsid w:val="003D0FBB"/>
    <w:rsid w:val="003D110A"/>
    <w:rsid w:val="003D1386"/>
    <w:rsid w:val="003D1472"/>
    <w:rsid w:val="003D1F52"/>
    <w:rsid w:val="003D212E"/>
    <w:rsid w:val="003D279C"/>
    <w:rsid w:val="003D291D"/>
    <w:rsid w:val="003D2B4E"/>
    <w:rsid w:val="003D3EA7"/>
    <w:rsid w:val="003D45C3"/>
    <w:rsid w:val="003D4DEA"/>
    <w:rsid w:val="003D5934"/>
    <w:rsid w:val="003D768B"/>
    <w:rsid w:val="003D79BB"/>
    <w:rsid w:val="003E094E"/>
    <w:rsid w:val="003E16BE"/>
    <w:rsid w:val="003E16D4"/>
    <w:rsid w:val="003E1D2C"/>
    <w:rsid w:val="003E2404"/>
    <w:rsid w:val="003E2B91"/>
    <w:rsid w:val="003E3996"/>
    <w:rsid w:val="003E39F7"/>
    <w:rsid w:val="003E3F01"/>
    <w:rsid w:val="003E441B"/>
    <w:rsid w:val="003E4559"/>
    <w:rsid w:val="003E51E5"/>
    <w:rsid w:val="003E5BBD"/>
    <w:rsid w:val="003E6779"/>
    <w:rsid w:val="003E6DDC"/>
    <w:rsid w:val="003E7319"/>
    <w:rsid w:val="003F1D9D"/>
    <w:rsid w:val="003F2F28"/>
    <w:rsid w:val="003F3DE5"/>
    <w:rsid w:val="003F4436"/>
    <w:rsid w:val="003F49E3"/>
    <w:rsid w:val="003F5303"/>
    <w:rsid w:val="003F542D"/>
    <w:rsid w:val="003F54F4"/>
    <w:rsid w:val="003F5C5D"/>
    <w:rsid w:val="003F66F1"/>
    <w:rsid w:val="003F6F82"/>
    <w:rsid w:val="0040044F"/>
    <w:rsid w:val="0040171C"/>
    <w:rsid w:val="00401B2D"/>
    <w:rsid w:val="004028C2"/>
    <w:rsid w:val="00402C45"/>
    <w:rsid w:val="00402F72"/>
    <w:rsid w:val="00403A16"/>
    <w:rsid w:val="00403E1E"/>
    <w:rsid w:val="00405286"/>
    <w:rsid w:val="00405862"/>
    <w:rsid w:val="00405D40"/>
    <w:rsid w:val="00406391"/>
    <w:rsid w:val="00407732"/>
    <w:rsid w:val="00407A7E"/>
    <w:rsid w:val="0041005F"/>
    <w:rsid w:val="004107AC"/>
    <w:rsid w:val="00411551"/>
    <w:rsid w:val="00412FDE"/>
    <w:rsid w:val="00413395"/>
    <w:rsid w:val="00413DD6"/>
    <w:rsid w:val="00413E0F"/>
    <w:rsid w:val="00414409"/>
    <w:rsid w:val="00416A61"/>
    <w:rsid w:val="00420875"/>
    <w:rsid w:val="0042144C"/>
    <w:rsid w:val="00421539"/>
    <w:rsid w:val="00421F7F"/>
    <w:rsid w:val="00422042"/>
    <w:rsid w:val="004226C5"/>
    <w:rsid w:val="004243ED"/>
    <w:rsid w:val="004245A2"/>
    <w:rsid w:val="00424B0E"/>
    <w:rsid w:val="00424B7C"/>
    <w:rsid w:val="0042502A"/>
    <w:rsid w:val="0042643D"/>
    <w:rsid w:val="00427ECA"/>
    <w:rsid w:val="00430614"/>
    <w:rsid w:val="004308AA"/>
    <w:rsid w:val="0043115E"/>
    <w:rsid w:val="004312A5"/>
    <w:rsid w:val="00431386"/>
    <w:rsid w:val="00432141"/>
    <w:rsid w:val="004322BA"/>
    <w:rsid w:val="004322F9"/>
    <w:rsid w:val="00432344"/>
    <w:rsid w:val="00432BFE"/>
    <w:rsid w:val="00434B49"/>
    <w:rsid w:val="00436126"/>
    <w:rsid w:val="00437BCE"/>
    <w:rsid w:val="004400A1"/>
    <w:rsid w:val="00440948"/>
    <w:rsid w:val="0044116D"/>
    <w:rsid w:val="004442D5"/>
    <w:rsid w:val="004448B9"/>
    <w:rsid w:val="00444966"/>
    <w:rsid w:val="00444D87"/>
    <w:rsid w:val="00445654"/>
    <w:rsid w:val="0044569B"/>
    <w:rsid w:val="00445DA9"/>
    <w:rsid w:val="00445E5A"/>
    <w:rsid w:val="00446454"/>
    <w:rsid w:val="00446D75"/>
    <w:rsid w:val="00446DE5"/>
    <w:rsid w:val="00450183"/>
    <w:rsid w:val="004502D2"/>
    <w:rsid w:val="0045187F"/>
    <w:rsid w:val="004528F6"/>
    <w:rsid w:val="004535E1"/>
    <w:rsid w:val="0045456A"/>
    <w:rsid w:val="00455D80"/>
    <w:rsid w:val="0045677D"/>
    <w:rsid w:val="00457020"/>
    <w:rsid w:val="004627E1"/>
    <w:rsid w:val="00463130"/>
    <w:rsid w:val="0046369A"/>
    <w:rsid w:val="00465252"/>
    <w:rsid w:val="00465522"/>
    <w:rsid w:val="00465563"/>
    <w:rsid w:val="00466516"/>
    <w:rsid w:val="00466E09"/>
    <w:rsid w:val="004672DE"/>
    <w:rsid w:val="0047000D"/>
    <w:rsid w:val="00471733"/>
    <w:rsid w:val="00472F46"/>
    <w:rsid w:val="0047301D"/>
    <w:rsid w:val="0047309F"/>
    <w:rsid w:val="00473177"/>
    <w:rsid w:val="00474600"/>
    <w:rsid w:val="00474613"/>
    <w:rsid w:val="00475142"/>
    <w:rsid w:val="004755FA"/>
    <w:rsid w:val="00477B2D"/>
    <w:rsid w:val="00477D0D"/>
    <w:rsid w:val="00480A6B"/>
    <w:rsid w:val="00481B90"/>
    <w:rsid w:val="00481BF9"/>
    <w:rsid w:val="0048301D"/>
    <w:rsid w:val="00483A66"/>
    <w:rsid w:val="00483C99"/>
    <w:rsid w:val="00484DF3"/>
    <w:rsid w:val="00485071"/>
    <w:rsid w:val="004852A3"/>
    <w:rsid w:val="00486FA9"/>
    <w:rsid w:val="004875D4"/>
    <w:rsid w:val="00487A00"/>
    <w:rsid w:val="00490CBC"/>
    <w:rsid w:val="004911B2"/>
    <w:rsid w:val="00491756"/>
    <w:rsid w:val="00491C3E"/>
    <w:rsid w:val="004940A5"/>
    <w:rsid w:val="00494920"/>
    <w:rsid w:val="00495082"/>
    <w:rsid w:val="00496E9D"/>
    <w:rsid w:val="00496FD6"/>
    <w:rsid w:val="004A0675"/>
    <w:rsid w:val="004A06FA"/>
    <w:rsid w:val="004A0F0D"/>
    <w:rsid w:val="004A1D99"/>
    <w:rsid w:val="004A231A"/>
    <w:rsid w:val="004A3AAC"/>
    <w:rsid w:val="004A52C2"/>
    <w:rsid w:val="004A54D9"/>
    <w:rsid w:val="004A5B6C"/>
    <w:rsid w:val="004A6E6F"/>
    <w:rsid w:val="004A7325"/>
    <w:rsid w:val="004A759A"/>
    <w:rsid w:val="004B1DC6"/>
    <w:rsid w:val="004B3363"/>
    <w:rsid w:val="004B39D0"/>
    <w:rsid w:val="004B3C03"/>
    <w:rsid w:val="004B42CB"/>
    <w:rsid w:val="004B45D0"/>
    <w:rsid w:val="004B6CCC"/>
    <w:rsid w:val="004B7169"/>
    <w:rsid w:val="004C04D9"/>
    <w:rsid w:val="004C06A5"/>
    <w:rsid w:val="004C1027"/>
    <w:rsid w:val="004C24B6"/>
    <w:rsid w:val="004C2B5B"/>
    <w:rsid w:val="004C352C"/>
    <w:rsid w:val="004C3D57"/>
    <w:rsid w:val="004C3F80"/>
    <w:rsid w:val="004C44A1"/>
    <w:rsid w:val="004C60E9"/>
    <w:rsid w:val="004C66C6"/>
    <w:rsid w:val="004C796A"/>
    <w:rsid w:val="004C7AFC"/>
    <w:rsid w:val="004C7EC7"/>
    <w:rsid w:val="004D0CBF"/>
    <w:rsid w:val="004D161F"/>
    <w:rsid w:val="004D2CA7"/>
    <w:rsid w:val="004D2F96"/>
    <w:rsid w:val="004D4084"/>
    <w:rsid w:val="004D48BD"/>
    <w:rsid w:val="004D545E"/>
    <w:rsid w:val="004D56C4"/>
    <w:rsid w:val="004D6BC5"/>
    <w:rsid w:val="004D7258"/>
    <w:rsid w:val="004D7783"/>
    <w:rsid w:val="004D7F83"/>
    <w:rsid w:val="004E064E"/>
    <w:rsid w:val="004E0B38"/>
    <w:rsid w:val="004E141C"/>
    <w:rsid w:val="004E2B78"/>
    <w:rsid w:val="004E3162"/>
    <w:rsid w:val="004E4159"/>
    <w:rsid w:val="004E4522"/>
    <w:rsid w:val="004E5783"/>
    <w:rsid w:val="004E61D1"/>
    <w:rsid w:val="004F1143"/>
    <w:rsid w:val="004F1C2D"/>
    <w:rsid w:val="004F20F5"/>
    <w:rsid w:val="004F22DA"/>
    <w:rsid w:val="004F248C"/>
    <w:rsid w:val="004F26F0"/>
    <w:rsid w:val="004F44A5"/>
    <w:rsid w:val="004F55AE"/>
    <w:rsid w:val="004F64A0"/>
    <w:rsid w:val="004F670D"/>
    <w:rsid w:val="004F6727"/>
    <w:rsid w:val="004F6BCE"/>
    <w:rsid w:val="004F6F44"/>
    <w:rsid w:val="004F7866"/>
    <w:rsid w:val="00500673"/>
    <w:rsid w:val="0050250A"/>
    <w:rsid w:val="00504F49"/>
    <w:rsid w:val="00505B98"/>
    <w:rsid w:val="00505CD8"/>
    <w:rsid w:val="005071A5"/>
    <w:rsid w:val="00510344"/>
    <w:rsid w:val="005108A7"/>
    <w:rsid w:val="00512697"/>
    <w:rsid w:val="00513D8A"/>
    <w:rsid w:val="00514CAE"/>
    <w:rsid w:val="00514CDE"/>
    <w:rsid w:val="00515AA9"/>
    <w:rsid w:val="00515BE9"/>
    <w:rsid w:val="0051753C"/>
    <w:rsid w:val="005203A1"/>
    <w:rsid w:val="00520C95"/>
    <w:rsid w:val="005221CC"/>
    <w:rsid w:val="005222D1"/>
    <w:rsid w:val="00522555"/>
    <w:rsid w:val="00522D09"/>
    <w:rsid w:val="00523122"/>
    <w:rsid w:val="0052361F"/>
    <w:rsid w:val="00524336"/>
    <w:rsid w:val="00524C86"/>
    <w:rsid w:val="00525315"/>
    <w:rsid w:val="00525637"/>
    <w:rsid w:val="005256F9"/>
    <w:rsid w:val="00526AE0"/>
    <w:rsid w:val="00526EC2"/>
    <w:rsid w:val="00527220"/>
    <w:rsid w:val="005300E3"/>
    <w:rsid w:val="00530EF6"/>
    <w:rsid w:val="00531613"/>
    <w:rsid w:val="00532579"/>
    <w:rsid w:val="00533342"/>
    <w:rsid w:val="00533B92"/>
    <w:rsid w:val="00534847"/>
    <w:rsid w:val="00534BCE"/>
    <w:rsid w:val="005354E7"/>
    <w:rsid w:val="00535A5F"/>
    <w:rsid w:val="005365CB"/>
    <w:rsid w:val="0053675E"/>
    <w:rsid w:val="00536D2F"/>
    <w:rsid w:val="005378A4"/>
    <w:rsid w:val="0053790E"/>
    <w:rsid w:val="005400E1"/>
    <w:rsid w:val="00540B26"/>
    <w:rsid w:val="00540DCA"/>
    <w:rsid w:val="005421DF"/>
    <w:rsid w:val="00542AF2"/>
    <w:rsid w:val="00542C29"/>
    <w:rsid w:val="00543687"/>
    <w:rsid w:val="00543A21"/>
    <w:rsid w:val="005443B9"/>
    <w:rsid w:val="00544D3B"/>
    <w:rsid w:val="00545F49"/>
    <w:rsid w:val="005468B4"/>
    <w:rsid w:val="005471CA"/>
    <w:rsid w:val="005478BA"/>
    <w:rsid w:val="0055008A"/>
    <w:rsid w:val="00550881"/>
    <w:rsid w:val="005508F6"/>
    <w:rsid w:val="005509C4"/>
    <w:rsid w:val="005509F3"/>
    <w:rsid w:val="00550B10"/>
    <w:rsid w:val="00550B5E"/>
    <w:rsid w:val="00550F79"/>
    <w:rsid w:val="0055172A"/>
    <w:rsid w:val="005527E1"/>
    <w:rsid w:val="00552987"/>
    <w:rsid w:val="00552C7A"/>
    <w:rsid w:val="00552CE3"/>
    <w:rsid w:val="00552D84"/>
    <w:rsid w:val="005536A4"/>
    <w:rsid w:val="00553C4B"/>
    <w:rsid w:val="005559F5"/>
    <w:rsid w:val="00555BA6"/>
    <w:rsid w:val="005567A0"/>
    <w:rsid w:val="005602A5"/>
    <w:rsid w:val="00560DAE"/>
    <w:rsid w:val="00561599"/>
    <w:rsid w:val="00562994"/>
    <w:rsid w:val="00562D61"/>
    <w:rsid w:val="00563056"/>
    <w:rsid w:val="0056327E"/>
    <w:rsid w:val="005635CB"/>
    <w:rsid w:val="0056373E"/>
    <w:rsid w:val="00563AD7"/>
    <w:rsid w:val="0056410A"/>
    <w:rsid w:val="00564199"/>
    <w:rsid w:val="00564768"/>
    <w:rsid w:val="005653A9"/>
    <w:rsid w:val="00565AA9"/>
    <w:rsid w:val="00565C30"/>
    <w:rsid w:val="0056697A"/>
    <w:rsid w:val="0056732F"/>
    <w:rsid w:val="0056740A"/>
    <w:rsid w:val="0057042A"/>
    <w:rsid w:val="00570F8B"/>
    <w:rsid w:val="00571D4E"/>
    <w:rsid w:val="00573374"/>
    <w:rsid w:val="00574736"/>
    <w:rsid w:val="00574C5E"/>
    <w:rsid w:val="0057538C"/>
    <w:rsid w:val="00576271"/>
    <w:rsid w:val="00576285"/>
    <w:rsid w:val="00576CF0"/>
    <w:rsid w:val="00580411"/>
    <w:rsid w:val="005809E2"/>
    <w:rsid w:val="00580C2B"/>
    <w:rsid w:val="00580F95"/>
    <w:rsid w:val="00581D10"/>
    <w:rsid w:val="00581E66"/>
    <w:rsid w:val="00583AC2"/>
    <w:rsid w:val="0058401A"/>
    <w:rsid w:val="005847ED"/>
    <w:rsid w:val="00584E01"/>
    <w:rsid w:val="005865F4"/>
    <w:rsid w:val="00587271"/>
    <w:rsid w:val="00587522"/>
    <w:rsid w:val="005906CC"/>
    <w:rsid w:val="005937D7"/>
    <w:rsid w:val="00594401"/>
    <w:rsid w:val="00594545"/>
    <w:rsid w:val="00594B10"/>
    <w:rsid w:val="005959EC"/>
    <w:rsid w:val="00595A26"/>
    <w:rsid w:val="00595B87"/>
    <w:rsid w:val="00595D3A"/>
    <w:rsid w:val="005964E9"/>
    <w:rsid w:val="00597EF3"/>
    <w:rsid w:val="005A09A6"/>
    <w:rsid w:val="005A1D7C"/>
    <w:rsid w:val="005A2188"/>
    <w:rsid w:val="005A2830"/>
    <w:rsid w:val="005A28F5"/>
    <w:rsid w:val="005A2AB2"/>
    <w:rsid w:val="005A4743"/>
    <w:rsid w:val="005A5AEC"/>
    <w:rsid w:val="005A7198"/>
    <w:rsid w:val="005A76D9"/>
    <w:rsid w:val="005A7AE3"/>
    <w:rsid w:val="005A7BD2"/>
    <w:rsid w:val="005B0426"/>
    <w:rsid w:val="005B08AC"/>
    <w:rsid w:val="005B0934"/>
    <w:rsid w:val="005B383A"/>
    <w:rsid w:val="005B3874"/>
    <w:rsid w:val="005B4CE0"/>
    <w:rsid w:val="005B4DE3"/>
    <w:rsid w:val="005B6774"/>
    <w:rsid w:val="005B6DDE"/>
    <w:rsid w:val="005C11FB"/>
    <w:rsid w:val="005C17A6"/>
    <w:rsid w:val="005C3AF6"/>
    <w:rsid w:val="005C3C97"/>
    <w:rsid w:val="005C3DE4"/>
    <w:rsid w:val="005C481B"/>
    <w:rsid w:val="005C4EA8"/>
    <w:rsid w:val="005C58B3"/>
    <w:rsid w:val="005C590B"/>
    <w:rsid w:val="005C69F5"/>
    <w:rsid w:val="005C6B6B"/>
    <w:rsid w:val="005C6F18"/>
    <w:rsid w:val="005C7F39"/>
    <w:rsid w:val="005D083D"/>
    <w:rsid w:val="005D0AE1"/>
    <w:rsid w:val="005D1BB3"/>
    <w:rsid w:val="005D5471"/>
    <w:rsid w:val="005D7AA6"/>
    <w:rsid w:val="005E0532"/>
    <w:rsid w:val="005E06F8"/>
    <w:rsid w:val="005E0D79"/>
    <w:rsid w:val="005E140B"/>
    <w:rsid w:val="005E2076"/>
    <w:rsid w:val="005E20DB"/>
    <w:rsid w:val="005E266E"/>
    <w:rsid w:val="005E2AA4"/>
    <w:rsid w:val="005E2DD5"/>
    <w:rsid w:val="005E4522"/>
    <w:rsid w:val="005E546C"/>
    <w:rsid w:val="005E623B"/>
    <w:rsid w:val="005E6B9D"/>
    <w:rsid w:val="005E6F26"/>
    <w:rsid w:val="005F017B"/>
    <w:rsid w:val="005F08DD"/>
    <w:rsid w:val="005F147C"/>
    <w:rsid w:val="005F1837"/>
    <w:rsid w:val="005F221E"/>
    <w:rsid w:val="005F2919"/>
    <w:rsid w:val="005F3A85"/>
    <w:rsid w:val="005F3DDB"/>
    <w:rsid w:val="005F49DA"/>
    <w:rsid w:val="005F4F27"/>
    <w:rsid w:val="005F5705"/>
    <w:rsid w:val="005F6699"/>
    <w:rsid w:val="005F7D02"/>
    <w:rsid w:val="00600FB0"/>
    <w:rsid w:val="006011E2"/>
    <w:rsid w:val="006014ED"/>
    <w:rsid w:val="00601551"/>
    <w:rsid w:val="00603ED4"/>
    <w:rsid w:val="006046B0"/>
    <w:rsid w:val="00605C19"/>
    <w:rsid w:val="0060627A"/>
    <w:rsid w:val="00607C1C"/>
    <w:rsid w:val="00610CB8"/>
    <w:rsid w:val="00610E59"/>
    <w:rsid w:val="00611950"/>
    <w:rsid w:val="00612443"/>
    <w:rsid w:val="0061284C"/>
    <w:rsid w:val="00614291"/>
    <w:rsid w:val="00614B6A"/>
    <w:rsid w:val="006163AD"/>
    <w:rsid w:val="00620517"/>
    <w:rsid w:val="0062196C"/>
    <w:rsid w:val="00621BD2"/>
    <w:rsid w:val="00621CC2"/>
    <w:rsid w:val="00622161"/>
    <w:rsid w:val="006222E1"/>
    <w:rsid w:val="006224C1"/>
    <w:rsid w:val="006229C5"/>
    <w:rsid w:val="00622D12"/>
    <w:rsid w:val="00623404"/>
    <w:rsid w:val="006237A5"/>
    <w:rsid w:val="00624912"/>
    <w:rsid w:val="006258FD"/>
    <w:rsid w:val="00625940"/>
    <w:rsid w:val="0062624F"/>
    <w:rsid w:val="00627FB3"/>
    <w:rsid w:val="00630791"/>
    <w:rsid w:val="00631E50"/>
    <w:rsid w:val="00632617"/>
    <w:rsid w:val="00632915"/>
    <w:rsid w:val="00632BF2"/>
    <w:rsid w:val="0063360A"/>
    <w:rsid w:val="006337D7"/>
    <w:rsid w:val="00633CD8"/>
    <w:rsid w:val="00633FBB"/>
    <w:rsid w:val="0063524F"/>
    <w:rsid w:val="00636D68"/>
    <w:rsid w:val="00637F45"/>
    <w:rsid w:val="006401D5"/>
    <w:rsid w:val="0064053A"/>
    <w:rsid w:val="00640856"/>
    <w:rsid w:val="006411D8"/>
    <w:rsid w:val="00642D55"/>
    <w:rsid w:val="006437AE"/>
    <w:rsid w:val="00644325"/>
    <w:rsid w:val="0064581E"/>
    <w:rsid w:val="006468CC"/>
    <w:rsid w:val="006469A4"/>
    <w:rsid w:val="00646F80"/>
    <w:rsid w:val="006470D7"/>
    <w:rsid w:val="006475E2"/>
    <w:rsid w:val="00647A25"/>
    <w:rsid w:val="006503D4"/>
    <w:rsid w:val="00650EDA"/>
    <w:rsid w:val="00651480"/>
    <w:rsid w:val="00651982"/>
    <w:rsid w:val="00651986"/>
    <w:rsid w:val="00652063"/>
    <w:rsid w:val="006534B9"/>
    <w:rsid w:val="0065480E"/>
    <w:rsid w:val="0065501B"/>
    <w:rsid w:val="0065547A"/>
    <w:rsid w:val="00655DC9"/>
    <w:rsid w:val="00657B47"/>
    <w:rsid w:val="006603B1"/>
    <w:rsid w:val="006605D6"/>
    <w:rsid w:val="006606F2"/>
    <w:rsid w:val="00662868"/>
    <w:rsid w:val="00662DF9"/>
    <w:rsid w:val="00662F25"/>
    <w:rsid w:val="00663548"/>
    <w:rsid w:val="00663617"/>
    <w:rsid w:val="006638BE"/>
    <w:rsid w:val="00663F79"/>
    <w:rsid w:val="006640DE"/>
    <w:rsid w:val="006642F7"/>
    <w:rsid w:val="006647A9"/>
    <w:rsid w:val="00664E65"/>
    <w:rsid w:val="006653A1"/>
    <w:rsid w:val="006668D0"/>
    <w:rsid w:val="00666CA6"/>
    <w:rsid w:val="00667BB0"/>
    <w:rsid w:val="00670958"/>
    <w:rsid w:val="00671551"/>
    <w:rsid w:val="00671913"/>
    <w:rsid w:val="00673C31"/>
    <w:rsid w:val="00674262"/>
    <w:rsid w:val="00674616"/>
    <w:rsid w:val="00674A96"/>
    <w:rsid w:val="006756B6"/>
    <w:rsid w:val="00675EBE"/>
    <w:rsid w:val="00676184"/>
    <w:rsid w:val="0067700E"/>
    <w:rsid w:val="0067721B"/>
    <w:rsid w:val="00677713"/>
    <w:rsid w:val="00677D40"/>
    <w:rsid w:val="00682306"/>
    <w:rsid w:val="006827E5"/>
    <w:rsid w:val="00684686"/>
    <w:rsid w:val="00685F3A"/>
    <w:rsid w:val="00687455"/>
    <w:rsid w:val="00687920"/>
    <w:rsid w:val="00690148"/>
    <w:rsid w:val="006920B6"/>
    <w:rsid w:val="006927D4"/>
    <w:rsid w:val="00693376"/>
    <w:rsid w:val="00694DF6"/>
    <w:rsid w:val="00695962"/>
    <w:rsid w:val="00695E6B"/>
    <w:rsid w:val="0069671A"/>
    <w:rsid w:val="00696AF8"/>
    <w:rsid w:val="00696D88"/>
    <w:rsid w:val="006970F5"/>
    <w:rsid w:val="00697AD8"/>
    <w:rsid w:val="00697EAF"/>
    <w:rsid w:val="006A0304"/>
    <w:rsid w:val="006A042C"/>
    <w:rsid w:val="006A0C10"/>
    <w:rsid w:val="006A1407"/>
    <w:rsid w:val="006A187E"/>
    <w:rsid w:val="006A1A82"/>
    <w:rsid w:val="006A27D0"/>
    <w:rsid w:val="006A29E6"/>
    <w:rsid w:val="006A2A52"/>
    <w:rsid w:val="006A2B28"/>
    <w:rsid w:val="006A2D31"/>
    <w:rsid w:val="006A33C3"/>
    <w:rsid w:val="006A354B"/>
    <w:rsid w:val="006A39D3"/>
    <w:rsid w:val="006A48F6"/>
    <w:rsid w:val="006A5681"/>
    <w:rsid w:val="006A5B5E"/>
    <w:rsid w:val="006A6FC7"/>
    <w:rsid w:val="006A72B9"/>
    <w:rsid w:val="006B0FE4"/>
    <w:rsid w:val="006B1C69"/>
    <w:rsid w:val="006B1D6A"/>
    <w:rsid w:val="006B31B4"/>
    <w:rsid w:val="006B3B37"/>
    <w:rsid w:val="006B4469"/>
    <w:rsid w:val="006B597E"/>
    <w:rsid w:val="006B5DAC"/>
    <w:rsid w:val="006B6227"/>
    <w:rsid w:val="006C19EB"/>
    <w:rsid w:val="006C1CFB"/>
    <w:rsid w:val="006C239D"/>
    <w:rsid w:val="006C254B"/>
    <w:rsid w:val="006C2CF5"/>
    <w:rsid w:val="006C317B"/>
    <w:rsid w:val="006C4AC2"/>
    <w:rsid w:val="006C52FB"/>
    <w:rsid w:val="006C53EA"/>
    <w:rsid w:val="006C562D"/>
    <w:rsid w:val="006C5E41"/>
    <w:rsid w:val="006C6207"/>
    <w:rsid w:val="006C6F0B"/>
    <w:rsid w:val="006C7C05"/>
    <w:rsid w:val="006C7E19"/>
    <w:rsid w:val="006D16B5"/>
    <w:rsid w:val="006D5526"/>
    <w:rsid w:val="006D5B9D"/>
    <w:rsid w:val="006D5C06"/>
    <w:rsid w:val="006D625F"/>
    <w:rsid w:val="006D666D"/>
    <w:rsid w:val="006D7356"/>
    <w:rsid w:val="006D7BA0"/>
    <w:rsid w:val="006E018A"/>
    <w:rsid w:val="006E0313"/>
    <w:rsid w:val="006E0DEB"/>
    <w:rsid w:val="006E219A"/>
    <w:rsid w:val="006E21A7"/>
    <w:rsid w:val="006E23D0"/>
    <w:rsid w:val="006E27A5"/>
    <w:rsid w:val="006E2C9C"/>
    <w:rsid w:val="006E3000"/>
    <w:rsid w:val="006E379D"/>
    <w:rsid w:val="006E3A90"/>
    <w:rsid w:val="006E3C44"/>
    <w:rsid w:val="006E3C79"/>
    <w:rsid w:val="006E466E"/>
    <w:rsid w:val="006E4FBB"/>
    <w:rsid w:val="006E5F8E"/>
    <w:rsid w:val="006E631A"/>
    <w:rsid w:val="006E6B63"/>
    <w:rsid w:val="006E6BAD"/>
    <w:rsid w:val="006E73CC"/>
    <w:rsid w:val="006F0763"/>
    <w:rsid w:val="006F22B6"/>
    <w:rsid w:val="006F3126"/>
    <w:rsid w:val="006F45A8"/>
    <w:rsid w:val="006F4D13"/>
    <w:rsid w:val="006F5BA8"/>
    <w:rsid w:val="006F5BFC"/>
    <w:rsid w:val="006F75F7"/>
    <w:rsid w:val="006F7603"/>
    <w:rsid w:val="00701090"/>
    <w:rsid w:val="007010A4"/>
    <w:rsid w:val="00701D21"/>
    <w:rsid w:val="007022C9"/>
    <w:rsid w:val="007022F7"/>
    <w:rsid w:val="007037BC"/>
    <w:rsid w:val="00704E02"/>
    <w:rsid w:val="007051A0"/>
    <w:rsid w:val="007061E0"/>
    <w:rsid w:val="0070739E"/>
    <w:rsid w:val="00710E23"/>
    <w:rsid w:val="00712AE9"/>
    <w:rsid w:val="00713294"/>
    <w:rsid w:val="00713BBA"/>
    <w:rsid w:val="00713FD3"/>
    <w:rsid w:val="007144A3"/>
    <w:rsid w:val="007147D3"/>
    <w:rsid w:val="00714803"/>
    <w:rsid w:val="007162F0"/>
    <w:rsid w:val="00716345"/>
    <w:rsid w:val="00717DDB"/>
    <w:rsid w:val="00720940"/>
    <w:rsid w:val="00720D8C"/>
    <w:rsid w:val="00721007"/>
    <w:rsid w:val="00723E2E"/>
    <w:rsid w:val="00724ED8"/>
    <w:rsid w:val="00725A8D"/>
    <w:rsid w:val="00725DE9"/>
    <w:rsid w:val="00727091"/>
    <w:rsid w:val="00727AEC"/>
    <w:rsid w:val="00727CFE"/>
    <w:rsid w:val="0073122A"/>
    <w:rsid w:val="007312A8"/>
    <w:rsid w:val="00732360"/>
    <w:rsid w:val="007329AB"/>
    <w:rsid w:val="007338C0"/>
    <w:rsid w:val="007344F3"/>
    <w:rsid w:val="0073501E"/>
    <w:rsid w:val="00735103"/>
    <w:rsid w:val="007363F5"/>
    <w:rsid w:val="00736819"/>
    <w:rsid w:val="0073714F"/>
    <w:rsid w:val="00737329"/>
    <w:rsid w:val="007378E4"/>
    <w:rsid w:val="00740118"/>
    <w:rsid w:val="00740298"/>
    <w:rsid w:val="00743615"/>
    <w:rsid w:val="00744243"/>
    <w:rsid w:val="0074465D"/>
    <w:rsid w:val="00744DA9"/>
    <w:rsid w:val="00744E7F"/>
    <w:rsid w:val="0074535C"/>
    <w:rsid w:val="0074537A"/>
    <w:rsid w:val="00751220"/>
    <w:rsid w:val="00752509"/>
    <w:rsid w:val="00752A74"/>
    <w:rsid w:val="00752F4B"/>
    <w:rsid w:val="00753C80"/>
    <w:rsid w:val="007548FD"/>
    <w:rsid w:val="00754B95"/>
    <w:rsid w:val="00754D24"/>
    <w:rsid w:val="00755575"/>
    <w:rsid w:val="00755681"/>
    <w:rsid w:val="0075593E"/>
    <w:rsid w:val="0075718C"/>
    <w:rsid w:val="007578E0"/>
    <w:rsid w:val="007600D3"/>
    <w:rsid w:val="007601C0"/>
    <w:rsid w:val="00760A8C"/>
    <w:rsid w:val="0076103B"/>
    <w:rsid w:val="00761226"/>
    <w:rsid w:val="00761BDE"/>
    <w:rsid w:val="007633DA"/>
    <w:rsid w:val="00763FFC"/>
    <w:rsid w:val="00764D1E"/>
    <w:rsid w:val="00767880"/>
    <w:rsid w:val="007702AA"/>
    <w:rsid w:val="00771A55"/>
    <w:rsid w:val="007721AC"/>
    <w:rsid w:val="0077238B"/>
    <w:rsid w:val="007723B6"/>
    <w:rsid w:val="007727A0"/>
    <w:rsid w:val="0077411A"/>
    <w:rsid w:val="00774216"/>
    <w:rsid w:val="00774C73"/>
    <w:rsid w:val="0077542D"/>
    <w:rsid w:val="00775564"/>
    <w:rsid w:val="0078056B"/>
    <w:rsid w:val="00780AB1"/>
    <w:rsid w:val="007816DA"/>
    <w:rsid w:val="007818AF"/>
    <w:rsid w:val="00782426"/>
    <w:rsid w:val="007830C1"/>
    <w:rsid w:val="0078340D"/>
    <w:rsid w:val="00785EF1"/>
    <w:rsid w:val="00786780"/>
    <w:rsid w:val="00786794"/>
    <w:rsid w:val="00786B4D"/>
    <w:rsid w:val="00786C27"/>
    <w:rsid w:val="00786F55"/>
    <w:rsid w:val="007873C4"/>
    <w:rsid w:val="00787A37"/>
    <w:rsid w:val="00787BED"/>
    <w:rsid w:val="00790291"/>
    <w:rsid w:val="00791BAA"/>
    <w:rsid w:val="00792AC3"/>
    <w:rsid w:val="00792C33"/>
    <w:rsid w:val="00793291"/>
    <w:rsid w:val="00793637"/>
    <w:rsid w:val="0079381A"/>
    <w:rsid w:val="00794D96"/>
    <w:rsid w:val="00794DF5"/>
    <w:rsid w:val="007955A4"/>
    <w:rsid w:val="007971C1"/>
    <w:rsid w:val="007974BA"/>
    <w:rsid w:val="00797FB0"/>
    <w:rsid w:val="007A11F3"/>
    <w:rsid w:val="007A1CA6"/>
    <w:rsid w:val="007A1DBC"/>
    <w:rsid w:val="007A32BD"/>
    <w:rsid w:val="007A4400"/>
    <w:rsid w:val="007A487E"/>
    <w:rsid w:val="007A4D83"/>
    <w:rsid w:val="007A5027"/>
    <w:rsid w:val="007A52DB"/>
    <w:rsid w:val="007A576C"/>
    <w:rsid w:val="007B02BC"/>
    <w:rsid w:val="007B0D20"/>
    <w:rsid w:val="007B0F75"/>
    <w:rsid w:val="007B2DAF"/>
    <w:rsid w:val="007C065D"/>
    <w:rsid w:val="007C0783"/>
    <w:rsid w:val="007C0A55"/>
    <w:rsid w:val="007C0B59"/>
    <w:rsid w:val="007C1027"/>
    <w:rsid w:val="007C13FE"/>
    <w:rsid w:val="007C1A5A"/>
    <w:rsid w:val="007C2705"/>
    <w:rsid w:val="007C4B81"/>
    <w:rsid w:val="007C5149"/>
    <w:rsid w:val="007C5189"/>
    <w:rsid w:val="007D1DB8"/>
    <w:rsid w:val="007D3786"/>
    <w:rsid w:val="007D3860"/>
    <w:rsid w:val="007D3CE1"/>
    <w:rsid w:val="007D47DA"/>
    <w:rsid w:val="007D576A"/>
    <w:rsid w:val="007D57FD"/>
    <w:rsid w:val="007D6656"/>
    <w:rsid w:val="007D69C6"/>
    <w:rsid w:val="007D7187"/>
    <w:rsid w:val="007D799A"/>
    <w:rsid w:val="007E05AA"/>
    <w:rsid w:val="007E099F"/>
    <w:rsid w:val="007E0F6D"/>
    <w:rsid w:val="007E1103"/>
    <w:rsid w:val="007E19E8"/>
    <w:rsid w:val="007E1C0A"/>
    <w:rsid w:val="007E246C"/>
    <w:rsid w:val="007E2CAD"/>
    <w:rsid w:val="007E2ED4"/>
    <w:rsid w:val="007E37F3"/>
    <w:rsid w:val="007E3CDE"/>
    <w:rsid w:val="007E415D"/>
    <w:rsid w:val="007E46EE"/>
    <w:rsid w:val="007E4C0C"/>
    <w:rsid w:val="007E4E27"/>
    <w:rsid w:val="007E4FEF"/>
    <w:rsid w:val="007E5961"/>
    <w:rsid w:val="007E68E7"/>
    <w:rsid w:val="007F05F1"/>
    <w:rsid w:val="007F0618"/>
    <w:rsid w:val="007F1D73"/>
    <w:rsid w:val="007F2AEF"/>
    <w:rsid w:val="007F2B77"/>
    <w:rsid w:val="007F31A0"/>
    <w:rsid w:val="007F3782"/>
    <w:rsid w:val="007F4398"/>
    <w:rsid w:val="007F44C5"/>
    <w:rsid w:val="007F46F7"/>
    <w:rsid w:val="007F4BE1"/>
    <w:rsid w:val="007F4E16"/>
    <w:rsid w:val="007F5114"/>
    <w:rsid w:val="007F5D47"/>
    <w:rsid w:val="007F5FEF"/>
    <w:rsid w:val="007F6802"/>
    <w:rsid w:val="007F683C"/>
    <w:rsid w:val="007F6C4B"/>
    <w:rsid w:val="007F7C10"/>
    <w:rsid w:val="00800596"/>
    <w:rsid w:val="0080086F"/>
    <w:rsid w:val="00801A73"/>
    <w:rsid w:val="00802B64"/>
    <w:rsid w:val="00806EB3"/>
    <w:rsid w:val="00806F87"/>
    <w:rsid w:val="008078DC"/>
    <w:rsid w:val="008107C6"/>
    <w:rsid w:val="008115AF"/>
    <w:rsid w:val="00812332"/>
    <w:rsid w:val="008124AC"/>
    <w:rsid w:val="00812749"/>
    <w:rsid w:val="008131E9"/>
    <w:rsid w:val="0081331D"/>
    <w:rsid w:val="008149AA"/>
    <w:rsid w:val="0081514F"/>
    <w:rsid w:val="008163CD"/>
    <w:rsid w:val="008170D3"/>
    <w:rsid w:val="0082053E"/>
    <w:rsid w:val="00820680"/>
    <w:rsid w:val="0082243B"/>
    <w:rsid w:val="00822840"/>
    <w:rsid w:val="00823B76"/>
    <w:rsid w:val="0082629B"/>
    <w:rsid w:val="00830232"/>
    <w:rsid w:val="00831496"/>
    <w:rsid w:val="0083159F"/>
    <w:rsid w:val="0083179B"/>
    <w:rsid w:val="00832667"/>
    <w:rsid w:val="0083268B"/>
    <w:rsid w:val="00832C3C"/>
    <w:rsid w:val="008368ED"/>
    <w:rsid w:val="00836AD8"/>
    <w:rsid w:val="00836FE3"/>
    <w:rsid w:val="00837E71"/>
    <w:rsid w:val="00840939"/>
    <w:rsid w:val="00842400"/>
    <w:rsid w:val="008432D8"/>
    <w:rsid w:val="0084337F"/>
    <w:rsid w:val="0084357F"/>
    <w:rsid w:val="008435AB"/>
    <w:rsid w:val="00844795"/>
    <w:rsid w:val="00844C4F"/>
    <w:rsid w:val="00844CD1"/>
    <w:rsid w:val="00845FD1"/>
    <w:rsid w:val="00846178"/>
    <w:rsid w:val="00846373"/>
    <w:rsid w:val="00847236"/>
    <w:rsid w:val="00847C0E"/>
    <w:rsid w:val="00847F18"/>
    <w:rsid w:val="00847FEE"/>
    <w:rsid w:val="00850377"/>
    <w:rsid w:val="00850B28"/>
    <w:rsid w:val="00850BEA"/>
    <w:rsid w:val="00853320"/>
    <w:rsid w:val="0085438B"/>
    <w:rsid w:val="008543F2"/>
    <w:rsid w:val="00854412"/>
    <w:rsid w:val="00855493"/>
    <w:rsid w:val="00856870"/>
    <w:rsid w:val="008571E0"/>
    <w:rsid w:val="0085751F"/>
    <w:rsid w:val="00857C7E"/>
    <w:rsid w:val="00860912"/>
    <w:rsid w:val="008617BE"/>
    <w:rsid w:val="008630E1"/>
    <w:rsid w:val="00863AD3"/>
    <w:rsid w:val="00865FFF"/>
    <w:rsid w:val="00866FAD"/>
    <w:rsid w:val="00867235"/>
    <w:rsid w:val="00867E9C"/>
    <w:rsid w:val="00870406"/>
    <w:rsid w:val="008725B3"/>
    <w:rsid w:val="00872EB3"/>
    <w:rsid w:val="00873174"/>
    <w:rsid w:val="00874622"/>
    <w:rsid w:val="00874BDB"/>
    <w:rsid w:val="008752E1"/>
    <w:rsid w:val="008755F6"/>
    <w:rsid w:val="00876FF5"/>
    <w:rsid w:val="00877870"/>
    <w:rsid w:val="0088038C"/>
    <w:rsid w:val="008804E2"/>
    <w:rsid w:val="0088100A"/>
    <w:rsid w:val="00882065"/>
    <w:rsid w:val="0088275E"/>
    <w:rsid w:val="00883C73"/>
    <w:rsid w:val="00884A88"/>
    <w:rsid w:val="00884FBB"/>
    <w:rsid w:val="008854AC"/>
    <w:rsid w:val="00885696"/>
    <w:rsid w:val="00886296"/>
    <w:rsid w:val="00890E3B"/>
    <w:rsid w:val="0089114A"/>
    <w:rsid w:val="00891613"/>
    <w:rsid w:val="00891CF9"/>
    <w:rsid w:val="0089261F"/>
    <w:rsid w:val="0089526D"/>
    <w:rsid w:val="00896918"/>
    <w:rsid w:val="00897583"/>
    <w:rsid w:val="008A00CA"/>
    <w:rsid w:val="008A05B9"/>
    <w:rsid w:val="008A0E93"/>
    <w:rsid w:val="008A0F81"/>
    <w:rsid w:val="008A1C78"/>
    <w:rsid w:val="008A1FCE"/>
    <w:rsid w:val="008A2430"/>
    <w:rsid w:val="008A314B"/>
    <w:rsid w:val="008A3E14"/>
    <w:rsid w:val="008A4371"/>
    <w:rsid w:val="008A4BB5"/>
    <w:rsid w:val="008A5B19"/>
    <w:rsid w:val="008A7574"/>
    <w:rsid w:val="008A7F65"/>
    <w:rsid w:val="008B030A"/>
    <w:rsid w:val="008B03F1"/>
    <w:rsid w:val="008B12DA"/>
    <w:rsid w:val="008B14C6"/>
    <w:rsid w:val="008B2978"/>
    <w:rsid w:val="008B3BB8"/>
    <w:rsid w:val="008B422B"/>
    <w:rsid w:val="008B4B34"/>
    <w:rsid w:val="008B4B68"/>
    <w:rsid w:val="008B712D"/>
    <w:rsid w:val="008B72E2"/>
    <w:rsid w:val="008B78A9"/>
    <w:rsid w:val="008C051E"/>
    <w:rsid w:val="008C053C"/>
    <w:rsid w:val="008C0E68"/>
    <w:rsid w:val="008C0FB2"/>
    <w:rsid w:val="008C30F6"/>
    <w:rsid w:val="008C3114"/>
    <w:rsid w:val="008C368C"/>
    <w:rsid w:val="008C37F1"/>
    <w:rsid w:val="008C5190"/>
    <w:rsid w:val="008C5386"/>
    <w:rsid w:val="008C5726"/>
    <w:rsid w:val="008C686C"/>
    <w:rsid w:val="008C6CAD"/>
    <w:rsid w:val="008C7F51"/>
    <w:rsid w:val="008D0B4C"/>
    <w:rsid w:val="008D1C3F"/>
    <w:rsid w:val="008D2AB7"/>
    <w:rsid w:val="008D4C1A"/>
    <w:rsid w:val="008D4E14"/>
    <w:rsid w:val="008D51B7"/>
    <w:rsid w:val="008D523F"/>
    <w:rsid w:val="008D5725"/>
    <w:rsid w:val="008D578C"/>
    <w:rsid w:val="008D656D"/>
    <w:rsid w:val="008D6EC0"/>
    <w:rsid w:val="008D75D9"/>
    <w:rsid w:val="008E12F4"/>
    <w:rsid w:val="008E2024"/>
    <w:rsid w:val="008E3016"/>
    <w:rsid w:val="008E356A"/>
    <w:rsid w:val="008E364A"/>
    <w:rsid w:val="008E3B11"/>
    <w:rsid w:val="008E69EF"/>
    <w:rsid w:val="008F1392"/>
    <w:rsid w:val="008F2FCC"/>
    <w:rsid w:val="008F303A"/>
    <w:rsid w:val="008F3530"/>
    <w:rsid w:val="008F3B5A"/>
    <w:rsid w:val="008F4930"/>
    <w:rsid w:val="008F5DC9"/>
    <w:rsid w:val="008F6796"/>
    <w:rsid w:val="008F7ECC"/>
    <w:rsid w:val="009000DF"/>
    <w:rsid w:val="00900640"/>
    <w:rsid w:val="0090133F"/>
    <w:rsid w:val="00901FCF"/>
    <w:rsid w:val="00902523"/>
    <w:rsid w:val="00902610"/>
    <w:rsid w:val="0090307B"/>
    <w:rsid w:val="009033A3"/>
    <w:rsid w:val="009035C7"/>
    <w:rsid w:val="0090396C"/>
    <w:rsid w:val="00903D5E"/>
    <w:rsid w:val="00903F96"/>
    <w:rsid w:val="00904A81"/>
    <w:rsid w:val="00905093"/>
    <w:rsid w:val="00905098"/>
    <w:rsid w:val="009060F7"/>
    <w:rsid w:val="00906AEF"/>
    <w:rsid w:val="00906D41"/>
    <w:rsid w:val="00907060"/>
    <w:rsid w:val="009070B2"/>
    <w:rsid w:val="0090716A"/>
    <w:rsid w:val="00910338"/>
    <w:rsid w:val="00910AB7"/>
    <w:rsid w:val="0091136B"/>
    <w:rsid w:val="00911E2C"/>
    <w:rsid w:val="009122EC"/>
    <w:rsid w:val="009127EE"/>
    <w:rsid w:val="00913540"/>
    <w:rsid w:val="0091430E"/>
    <w:rsid w:val="00914AF4"/>
    <w:rsid w:val="009174CF"/>
    <w:rsid w:val="00917AEF"/>
    <w:rsid w:val="0092041C"/>
    <w:rsid w:val="009206BE"/>
    <w:rsid w:val="00920BCD"/>
    <w:rsid w:val="009211C7"/>
    <w:rsid w:val="00921C95"/>
    <w:rsid w:val="00921CC9"/>
    <w:rsid w:val="00922381"/>
    <w:rsid w:val="00922BB0"/>
    <w:rsid w:val="00922C31"/>
    <w:rsid w:val="00925574"/>
    <w:rsid w:val="00925B43"/>
    <w:rsid w:val="009266F8"/>
    <w:rsid w:val="00927284"/>
    <w:rsid w:val="00927EE0"/>
    <w:rsid w:val="0093038A"/>
    <w:rsid w:val="00930B21"/>
    <w:rsid w:val="00933346"/>
    <w:rsid w:val="00933F4D"/>
    <w:rsid w:val="0093492A"/>
    <w:rsid w:val="009351C9"/>
    <w:rsid w:val="00936051"/>
    <w:rsid w:val="009363A4"/>
    <w:rsid w:val="0093692C"/>
    <w:rsid w:val="009417A3"/>
    <w:rsid w:val="00942F4B"/>
    <w:rsid w:val="009432A7"/>
    <w:rsid w:val="00943F7C"/>
    <w:rsid w:val="00943FE5"/>
    <w:rsid w:val="00944375"/>
    <w:rsid w:val="00944726"/>
    <w:rsid w:val="00944AAE"/>
    <w:rsid w:val="00945911"/>
    <w:rsid w:val="00946564"/>
    <w:rsid w:val="009468F3"/>
    <w:rsid w:val="00946C7A"/>
    <w:rsid w:val="00946EDB"/>
    <w:rsid w:val="00947347"/>
    <w:rsid w:val="00947DC4"/>
    <w:rsid w:val="00950929"/>
    <w:rsid w:val="00950E81"/>
    <w:rsid w:val="00951075"/>
    <w:rsid w:val="00951416"/>
    <w:rsid w:val="0095235E"/>
    <w:rsid w:val="00952AFB"/>
    <w:rsid w:val="009536EE"/>
    <w:rsid w:val="00953C53"/>
    <w:rsid w:val="00954F78"/>
    <w:rsid w:val="00955971"/>
    <w:rsid w:val="00955F53"/>
    <w:rsid w:val="00956379"/>
    <w:rsid w:val="0095652A"/>
    <w:rsid w:val="009569F6"/>
    <w:rsid w:val="00956C2B"/>
    <w:rsid w:val="00956FF5"/>
    <w:rsid w:val="00957D14"/>
    <w:rsid w:val="00960492"/>
    <w:rsid w:val="009618BA"/>
    <w:rsid w:val="00962073"/>
    <w:rsid w:val="009623A8"/>
    <w:rsid w:val="009632CA"/>
    <w:rsid w:val="0096380A"/>
    <w:rsid w:val="00963904"/>
    <w:rsid w:val="009644C8"/>
    <w:rsid w:val="0096485D"/>
    <w:rsid w:val="009652F7"/>
    <w:rsid w:val="00965324"/>
    <w:rsid w:val="00967DD9"/>
    <w:rsid w:val="009707CE"/>
    <w:rsid w:val="00970E36"/>
    <w:rsid w:val="009715EC"/>
    <w:rsid w:val="00971B06"/>
    <w:rsid w:val="00971BE5"/>
    <w:rsid w:val="00972499"/>
    <w:rsid w:val="00972814"/>
    <w:rsid w:val="00972D40"/>
    <w:rsid w:val="00972DCD"/>
    <w:rsid w:val="00973121"/>
    <w:rsid w:val="00973C3F"/>
    <w:rsid w:val="009746EA"/>
    <w:rsid w:val="00974F36"/>
    <w:rsid w:val="00975464"/>
    <w:rsid w:val="00976047"/>
    <w:rsid w:val="0097662D"/>
    <w:rsid w:val="009767D8"/>
    <w:rsid w:val="00976E14"/>
    <w:rsid w:val="00977774"/>
    <w:rsid w:val="00980542"/>
    <w:rsid w:val="00982188"/>
    <w:rsid w:val="009822C9"/>
    <w:rsid w:val="0098269E"/>
    <w:rsid w:val="00983C0E"/>
    <w:rsid w:val="00983CA1"/>
    <w:rsid w:val="00984318"/>
    <w:rsid w:val="00984AD0"/>
    <w:rsid w:val="00985510"/>
    <w:rsid w:val="00985611"/>
    <w:rsid w:val="00985BB4"/>
    <w:rsid w:val="00985E8A"/>
    <w:rsid w:val="00986C1B"/>
    <w:rsid w:val="009906EF"/>
    <w:rsid w:val="00991D06"/>
    <w:rsid w:val="009920E6"/>
    <w:rsid w:val="00992492"/>
    <w:rsid w:val="00993F65"/>
    <w:rsid w:val="00994D1A"/>
    <w:rsid w:val="0099633E"/>
    <w:rsid w:val="00996697"/>
    <w:rsid w:val="00996EFF"/>
    <w:rsid w:val="009A00CF"/>
    <w:rsid w:val="009A0101"/>
    <w:rsid w:val="009A0C0A"/>
    <w:rsid w:val="009A1FB1"/>
    <w:rsid w:val="009A234B"/>
    <w:rsid w:val="009A3FAB"/>
    <w:rsid w:val="009A4946"/>
    <w:rsid w:val="009A65DE"/>
    <w:rsid w:val="009A67C3"/>
    <w:rsid w:val="009A6A16"/>
    <w:rsid w:val="009A6F60"/>
    <w:rsid w:val="009A6FB4"/>
    <w:rsid w:val="009A7181"/>
    <w:rsid w:val="009A72AF"/>
    <w:rsid w:val="009A734A"/>
    <w:rsid w:val="009A7878"/>
    <w:rsid w:val="009A7886"/>
    <w:rsid w:val="009B07F0"/>
    <w:rsid w:val="009B0804"/>
    <w:rsid w:val="009B09BE"/>
    <w:rsid w:val="009B0A43"/>
    <w:rsid w:val="009B127F"/>
    <w:rsid w:val="009B20F3"/>
    <w:rsid w:val="009B23BC"/>
    <w:rsid w:val="009B2EFF"/>
    <w:rsid w:val="009B2F77"/>
    <w:rsid w:val="009B3BCD"/>
    <w:rsid w:val="009B42D0"/>
    <w:rsid w:val="009B6469"/>
    <w:rsid w:val="009B76B8"/>
    <w:rsid w:val="009C01BA"/>
    <w:rsid w:val="009C07F2"/>
    <w:rsid w:val="009C0CED"/>
    <w:rsid w:val="009C0D4C"/>
    <w:rsid w:val="009C1629"/>
    <w:rsid w:val="009C1B46"/>
    <w:rsid w:val="009C2099"/>
    <w:rsid w:val="009C2EBC"/>
    <w:rsid w:val="009C3080"/>
    <w:rsid w:val="009C390A"/>
    <w:rsid w:val="009C5AA6"/>
    <w:rsid w:val="009D026C"/>
    <w:rsid w:val="009D08F1"/>
    <w:rsid w:val="009D1370"/>
    <w:rsid w:val="009D1887"/>
    <w:rsid w:val="009D352E"/>
    <w:rsid w:val="009D4455"/>
    <w:rsid w:val="009D6036"/>
    <w:rsid w:val="009D7504"/>
    <w:rsid w:val="009E1038"/>
    <w:rsid w:val="009E1A9E"/>
    <w:rsid w:val="009E2482"/>
    <w:rsid w:val="009E27D4"/>
    <w:rsid w:val="009E4601"/>
    <w:rsid w:val="009E50BB"/>
    <w:rsid w:val="009E7CAE"/>
    <w:rsid w:val="009F0337"/>
    <w:rsid w:val="009F0838"/>
    <w:rsid w:val="009F142C"/>
    <w:rsid w:val="009F287F"/>
    <w:rsid w:val="009F2C6C"/>
    <w:rsid w:val="009F2FA2"/>
    <w:rsid w:val="009F30DE"/>
    <w:rsid w:val="009F447D"/>
    <w:rsid w:val="009F47DB"/>
    <w:rsid w:val="009F7497"/>
    <w:rsid w:val="009F7F2B"/>
    <w:rsid w:val="00A0031F"/>
    <w:rsid w:val="00A006D8"/>
    <w:rsid w:val="00A010CD"/>
    <w:rsid w:val="00A02C3F"/>
    <w:rsid w:val="00A02EF2"/>
    <w:rsid w:val="00A03281"/>
    <w:rsid w:val="00A041E5"/>
    <w:rsid w:val="00A044C6"/>
    <w:rsid w:val="00A059F8"/>
    <w:rsid w:val="00A05E17"/>
    <w:rsid w:val="00A063C2"/>
    <w:rsid w:val="00A06B28"/>
    <w:rsid w:val="00A06E0F"/>
    <w:rsid w:val="00A0748C"/>
    <w:rsid w:val="00A076D8"/>
    <w:rsid w:val="00A10353"/>
    <w:rsid w:val="00A12A16"/>
    <w:rsid w:val="00A131A0"/>
    <w:rsid w:val="00A14D50"/>
    <w:rsid w:val="00A15B7B"/>
    <w:rsid w:val="00A17636"/>
    <w:rsid w:val="00A21204"/>
    <w:rsid w:val="00A21524"/>
    <w:rsid w:val="00A225C0"/>
    <w:rsid w:val="00A2304D"/>
    <w:rsid w:val="00A231C7"/>
    <w:rsid w:val="00A2343C"/>
    <w:rsid w:val="00A2574A"/>
    <w:rsid w:val="00A25FB7"/>
    <w:rsid w:val="00A2629F"/>
    <w:rsid w:val="00A26474"/>
    <w:rsid w:val="00A27374"/>
    <w:rsid w:val="00A27C9E"/>
    <w:rsid w:val="00A30A2B"/>
    <w:rsid w:val="00A30C3D"/>
    <w:rsid w:val="00A313D1"/>
    <w:rsid w:val="00A31828"/>
    <w:rsid w:val="00A329FC"/>
    <w:rsid w:val="00A33791"/>
    <w:rsid w:val="00A33BE7"/>
    <w:rsid w:val="00A3473D"/>
    <w:rsid w:val="00A3504A"/>
    <w:rsid w:val="00A35B4F"/>
    <w:rsid w:val="00A37023"/>
    <w:rsid w:val="00A37CED"/>
    <w:rsid w:val="00A40130"/>
    <w:rsid w:val="00A418AC"/>
    <w:rsid w:val="00A423DE"/>
    <w:rsid w:val="00A428AF"/>
    <w:rsid w:val="00A43330"/>
    <w:rsid w:val="00A4415B"/>
    <w:rsid w:val="00A46A32"/>
    <w:rsid w:val="00A47C86"/>
    <w:rsid w:val="00A47F72"/>
    <w:rsid w:val="00A5001A"/>
    <w:rsid w:val="00A502B8"/>
    <w:rsid w:val="00A5088F"/>
    <w:rsid w:val="00A51931"/>
    <w:rsid w:val="00A51CF1"/>
    <w:rsid w:val="00A5291C"/>
    <w:rsid w:val="00A52C3C"/>
    <w:rsid w:val="00A533EF"/>
    <w:rsid w:val="00A53817"/>
    <w:rsid w:val="00A53E08"/>
    <w:rsid w:val="00A55EB6"/>
    <w:rsid w:val="00A57A45"/>
    <w:rsid w:val="00A57BDC"/>
    <w:rsid w:val="00A57CB7"/>
    <w:rsid w:val="00A61926"/>
    <w:rsid w:val="00A624A9"/>
    <w:rsid w:val="00A62AB1"/>
    <w:rsid w:val="00A62AFE"/>
    <w:rsid w:val="00A64529"/>
    <w:rsid w:val="00A64AC3"/>
    <w:rsid w:val="00A64E80"/>
    <w:rsid w:val="00A65AC7"/>
    <w:rsid w:val="00A66987"/>
    <w:rsid w:val="00A67F08"/>
    <w:rsid w:val="00A70ACF"/>
    <w:rsid w:val="00A70F76"/>
    <w:rsid w:val="00A71A2A"/>
    <w:rsid w:val="00A72C60"/>
    <w:rsid w:val="00A73D95"/>
    <w:rsid w:val="00A73EE3"/>
    <w:rsid w:val="00A74293"/>
    <w:rsid w:val="00A74FD4"/>
    <w:rsid w:val="00A7584E"/>
    <w:rsid w:val="00A75FDD"/>
    <w:rsid w:val="00A765C9"/>
    <w:rsid w:val="00A77687"/>
    <w:rsid w:val="00A77D28"/>
    <w:rsid w:val="00A802B1"/>
    <w:rsid w:val="00A8099F"/>
    <w:rsid w:val="00A809F3"/>
    <w:rsid w:val="00A80CF6"/>
    <w:rsid w:val="00A827CE"/>
    <w:rsid w:val="00A83F15"/>
    <w:rsid w:val="00A844BC"/>
    <w:rsid w:val="00A851CA"/>
    <w:rsid w:val="00A85867"/>
    <w:rsid w:val="00A86E99"/>
    <w:rsid w:val="00A874B0"/>
    <w:rsid w:val="00A87D4F"/>
    <w:rsid w:val="00A9032B"/>
    <w:rsid w:val="00A90649"/>
    <w:rsid w:val="00A909AA"/>
    <w:rsid w:val="00A910DD"/>
    <w:rsid w:val="00A92080"/>
    <w:rsid w:val="00A9302E"/>
    <w:rsid w:val="00A93BAC"/>
    <w:rsid w:val="00A94031"/>
    <w:rsid w:val="00A941EF"/>
    <w:rsid w:val="00A95F50"/>
    <w:rsid w:val="00A973DA"/>
    <w:rsid w:val="00AA070B"/>
    <w:rsid w:val="00AA0AAB"/>
    <w:rsid w:val="00AA1E9D"/>
    <w:rsid w:val="00AA293E"/>
    <w:rsid w:val="00AA2DEF"/>
    <w:rsid w:val="00AA4434"/>
    <w:rsid w:val="00AA4A30"/>
    <w:rsid w:val="00AA55B1"/>
    <w:rsid w:val="00AA5D3D"/>
    <w:rsid w:val="00AA68D7"/>
    <w:rsid w:val="00AA6C8C"/>
    <w:rsid w:val="00AA72CA"/>
    <w:rsid w:val="00AA73A0"/>
    <w:rsid w:val="00AB0E97"/>
    <w:rsid w:val="00AB14EC"/>
    <w:rsid w:val="00AB2548"/>
    <w:rsid w:val="00AB5137"/>
    <w:rsid w:val="00AB5163"/>
    <w:rsid w:val="00AB6086"/>
    <w:rsid w:val="00AB6A22"/>
    <w:rsid w:val="00AB6C5A"/>
    <w:rsid w:val="00AB7E42"/>
    <w:rsid w:val="00AC0043"/>
    <w:rsid w:val="00AC055C"/>
    <w:rsid w:val="00AC1EC4"/>
    <w:rsid w:val="00AC2696"/>
    <w:rsid w:val="00AC274E"/>
    <w:rsid w:val="00AC2F1C"/>
    <w:rsid w:val="00AC3053"/>
    <w:rsid w:val="00AC3740"/>
    <w:rsid w:val="00AC4FF0"/>
    <w:rsid w:val="00AC5236"/>
    <w:rsid w:val="00AC68FE"/>
    <w:rsid w:val="00AC6DEA"/>
    <w:rsid w:val="00AC776C"/>
    <w:rsid w:val="00AC7969"/>
    <w:rsid w:val="00AD0BF8"/>
    <w:rsid w:val="00AD1118"/>
    <w:rsid w:val="00AD1BD5"/>
    <w:rsid w:val="00AD1DF3"/>
    <w:rsid w:val="00AD25B6"/>
    <w:rsid w:val="00AD4B70"/>
    <w:rsid w:val="00AD5275"/>
    <w:rsid w:val="00AD54AA"/>
    <w:rsid w:val="00AD658A"/>
    <w:rsid w:val="00AD6B3A"/>
    <w:rsid w:val="00AD73D3"/>
    <w:rsid w:val="00AE0433"/>
    <w:rsid w:val="00AE1A72"/>
    <w:rsid w:val="00AE1D1E"/>
    <w:rsid w:val="00AE330B"/>
    <w:rsid w:val="00AE37B3"/>
    <w:rsid w:val="00AE37FC"/>
    <w:rsid w:val="00AE3C10"/>
    <w:rsid w:val="00AE3CD9"/>
    <w:rsid w:val="00AE3D22"/>
    <w:rsid w:val="00AE3F91"/>
    <w:rsid w:val="00AE44A7"/>
    <w:rsid w:val="00AE5AA7"/>
    <w:rsid w:val="00AE5DBA"/>
    <w:rsid w:val="00AE6AE9"/>
    <w:rsid w:val="00AE7EB7"/>
    <w:rsid w:val="00AF02DD"/>
    <w:rsid w:val="00AF088F"/>
    <w:rsid w:val="00AF18BB"/>
    <w:rsid w:val="00AF1B1B"/>
    <w:rsid w:val="00AF301F"/>
    <w:rsid w:val="00AF36D8"/>
    <w:rsid w:val="00AF4461"/>
    <w:rsid w:val="00AF48BD"/>
    <w:rsid w:val="00AF4DC7"/>
    <w:rsid w:val="00AF6273"/>
    <w:rsid w:val="00AF6C2C"/>
    <w:rsid w:val="00AF74C6"/>
    <w:rsid w:val="00B006B6"/>
    <w:rsid w:val="00B00C7C"/>
    <w:rsid w:val="00B01317"/>
    <w:rsid w:val="00B02294"/>
    <w:rsid w:val="00B028CB"/>
    <w:rsid w:val="00B02D81"/>
    <w:rsid w:val="00B03178"/>
    <w:rsid w:val="00B054FC"/>
    <w:rsid w:val="00B06B32"/>
    <w:rsid w:val="00B06D6C"/>
    <w:rsid w:val="00B06D7E"/>
    <w:rsid w:val="00B111FB"/>
    <w:rsid w:val="00B114AB"/>
    <w:rsid w:val="00B11BB1"/>
    <w:rsid w:val="00B11E77"/>
    <w:rsid w:val="00B13215"/>
    <w:rsid w:val="00B15617"/>
    <w:rsid w:val="00B158CD"/>
    <w:rsid w:val="00B15A33"/>
    <w:rsid w:val="00B16DB2"/>
    <w:rsid w:val="00B17443"/>
    <w:rsid w:val="00B17537"/>
    <w:rsid w:val="00B2086F"/>
    <w:rsid w:val="00B20DD9"/>
    <w:rsid w:val="00B20F42"/>
    <w:rsid w:val="00B25764"/>
    <w:rsid w:val="00B26C30"/>
    <w:rsid w:val="00B2725F"/>
    <w:rsid w:val="00B272F4"/>
    <w:rsid w:val="00B30849"/>
    <w:rsid w:val="00B309A7"/>
    <w:rsid w:val="00B31129"/>
    <w:rsid w:val="00B31453"/>
    <w:rsid w:val="00B320FA"/>
    <w:rsid w:val="00B32133"/>
    <w:rsid w:val="00B32703"/>
    <w:rsid w:val="00B32B3F"/>
    <w:rsid w:val="00B32C2C"/>
    <w:rsid w:val="00B32F7A"/>
    <w:rsid w:val="00B33685"/>
    <w:rsid w:val="00B34923"/>
    <w:rsid w:val="00B3498A"/>
    <w:rsid w:val="00B35022"/>
    <w:rsid w:val="00B35BAE"/>
    <w:rsid w:val="00B362DE"/>
    <w:rsid w:val="00B371C7"/>
    <w:rsid w:val="00B40A3F"/>
    <w:rsid w:val="00B4189D"/>
    <w:rsid w:val="00B41A9A"/>
    <w:rsid w:val="00B41DDA"/>
    <w:rsid w:val="00B42050"/>
    <w:rsid w:val="00B432A4"/>
    <w:rsid w:val="00B43366"/>
    <w:rsid w:val="00B4464F"/>
    <w:rsid w:val="00B44B42"/>
    <w:rsid w:val="00B457F5"/>
    <w:rsid w:val="00B4737C"/>
    <w:rsid w:val="00B5015E"/>
    <w:rsid w:val="00B512FB"/>
    <w:rsid w:val="00B5148F"/>
    <w:rsid w:val="00B52A28"/>
    <w:rsid w:val="00B5301E"/>
    <w:rsid w:val="00B534B4"/>
    <w:rsid w:val="00B5387D"/>
    <w:rsid w:val="00B562D0"/>
    <w:rsid w:val="00B56DE4"/>
    <w:rsid w:val="00B5761E"/>
    <w:rsid w:val="00B6063C"/>
    <w:rsid w:val="00B61138"/>
    <w:rsid w:val="00B615E1"/>
    <w:rsid w:val="00B61DDE"/>
    <w:rsid w:val="00B6209E"/>
    <w:rsid w:val="00B63652"/>
    <w:rsid w:val="00B63F79"/>
    <w:rsid w:val="00B64898"/>
    <w:rsid w:val="00B6515D"/>
    <w:rsid w:val="00B6796D"/>
    <w:rsid w:val="00B67FB7"/>
    <w:rsid w:val="00B7005C"/>
    <w:rsid w:val="00B703E5"/>
    <w:rsid w:val="00B714D0"/>
    <w:rsid w:val="00B71A99"/>
    <w:rsid w:val="00B724EC"/>
    <w:rsid w:val="00B7258B"/>
    <w:rsid w:val="00B728C2"/>
    <w:rsid w:val="00B748D3"/>
    <w:rsid w:val="00B74A84"/>
    <w:rsid w:val="00B756FD"/>
    <w:rsid w:val="00B75AC0"/>
    <w:rsid w:val="00B771E4"/>
    <w:rsid w:val="00B775AB"/>
    <w:rsid w:val="00B80720"/>
    <w:rsid w:val="00B81BC6"/>
    <w:rsid w:val="00B82BDE"/>
    <w:rsid w:val="00B8369C"/>
    <w:rsid w:val="00B839E8"/>
    <w:rsid w:val="00B850C6"/>
    <w:rsid w:val="00B85411"/>
    <w:rsid w:val="00B8691C"/>
    <w:rsid w:val="00B86E07"/>
    <w:rsid w:val="00B90B6E"/>
    <w:rsid w:val="00B91AE6"/>
    <w:rsid w:val="00B91C37"/>
    <w:rsid w:val="00B92176"/>
    <w:rsid w:val="00B92A5C"/>
    <w:rsid w:val="00B93D38"/>
    <w:rsid w:val="00B93E0E"/>
    <w:rsid w:val="00B95C0E"/>
    <w:rsid w:val="00B961A6"/>
    <w:rsid w:val="00B97FF5"/>
    <w:rsid w:val="00BA1451"/>
    <w:rsid w:val="00BA1FC4"/>
    <w:rsid w:val="00BA2124"/>
    <w:rsid w:val="00BA3369"/>
    <w:rsid w:val="00BA49AA"/>
    <w:rsid w:val="00BA4CB1"/>
    <w:rsid w:val="00BA5D85"/>
    <w:rsid w:val="00BA6D89"/>
    <w:rsid w:val="00BA6E22"/>
    <w:rsid w:val="00BA774D"/>
    <w:rsid w:val="00BB01EB"/>
    <w:rsid w:val="00BB1DA4"/>
    <w:rsid w:val="00BB2CF2"/>
    <w:rsid w:val="00BB3C15"/>
    <w:rsid w:val="00BB4B4F"/>
    <w:rsid w:val="00BB5B30"/>
    <w:rsid w:val="00BB5E06"/>
    <w:rsid w:val="00BB5E3A"/>
    <w:rsid w:val="00BB621A"/>
    <w:rsid w:val="00BB67F9"/>
    <w:rsid w:val="00BB6998"/>
    <w:rsid w:val="00BB6B40"/>
    <w:rsid w:val="00BB7342"/>
    <w:rsid w:val="00BB7E4D"/>
    <w:rsid w:val="00BC04A0"/>
    <w:rsid w:val="00BC0EB6"/>
    <w:rsid w:val="00BC1188"/>
    <w:rsid w:val="00BC125B"/>
    <w:rsid w:val="00BC17E2"/>
    <w:rsid w:val="00BC2B9B"/>
    <w:rsid w:val="00BC2DBC"/>
    <w:rsid w:val="00BC31E5"/>
    <w:rsid w:val="00BC35FF"/>
    <w:rsid w:val="00BC3A74"/>
    <w:rsid w:val="00BC3F29"/>
    <w:rsid w:val="00BC40AC"/>
    <w:rsid w:val="00BC40BF"/>
    <w:rsid w:val="00BC420A"/>
    <w:rsid w:val="00BC4325"/>
    <w:rsid w:val="00BC4467"/>
    <w:rsid w:val="00BC5497"/>
    <w:rsid w:val="00BC590A"/>
    <w:rsid w:val="00BC5B57"/>
    <w:rsid w:val="00BC77AB"/>
    <w:rsid w:val="00BD0A1E"/>
    <w:rsid w:val="00BD147A"/>
    <w:rsid w:val="00BD17B9"/>
    <w:rsid w:val="00BD1BEC"/>
    <w:rsid w:val="00BD2978"/>
    <w:rsid w:val="00BD304B"/>
    <w:rsid w:val="00BD6058"/>
    <w:rsid w:val="00BD62C4"/>
    <w:rsid w:val="00BD6B2E"/>
    <w:rsid w:val="00BD7DA0"/>
    <w:rsid w:val="00BE0067"/>
    <w:rsid w:val="00BE0384"/>
    <w:rsid w:val="00BE04C6"/>
    <w:rsid w:val="00BE118D"/>
    <w:rsid w:val="00BE1285"/>
    <w:rsid w:val="00BE132C"/>
    <w:rsid w:val="00BE161C"/>
    <w:rsid w:val="00BE176E"/>
    <w:rsid w:val="00BE2F95"/>
    <w:rsid w:val="00BE380B"/>
    <w:rsid w:val="00BE3DA5"/>
    <w:rsid w:val="00BE42A2"/>
    <w:rsid w:val="00BE5B6B"/>
    <w:rsid w:val="00BE69BF"/>
    <w:rsid w:val="00BE72B9"/>
    <w:rsid w:val="00BE72E8"/>
    <w:rsid w:val="00BE7572"/>
    <w:rsid w:val="00BF14BE"/>
    <w:rsid w:val="00BF226B"/>
    <w:rsid w:val="00BF2359"/>
    <w:rsid w:val="00BF2996"/>
    <w:rsid w:val="00BF36C8"/>
    <w:rsid w:val="00BF3A5E"/>
    <w:rsid w:val="00BF40B7"/>
    <w:rsid w:val="00BF43BB"/>
    <w:rsid w:val="00BF62E0"/>
    <w:rsid w:val="00BF67BB"/>
    <w:rsid w:val="00BF6CA6"/>
    <w:rsid w:val="00C001E7"/>
    <w:rsid w:val="00C00936"/>
    <w:rsid w:val="00C04048"/>
    <w:rsid w:val="00C048C8"/>
    <w:rsid w:val="00C05670"/>
    <w:rsid w:val="00C0729C"/>
    <w:rsid w:val="00C076D7"/>
    <w:rsid w:val="00C07846"/>
    <w:rsid w:val="00C10EC0"/>
    <w:rsid w:val="00C11790"/>
    <w:rsid w:val="00C121FD"/>
    <w:rsid w:val="00C124BE"/>
    <w:rsid w:val="00C12810"/>
    <w:rsid w:val="00C14659"/>
    <w:rsid w:val="00C14B29"/>
    <w:rsid w:val="00C157C5"/>
    <w:rsid w:val="00C16BBD"/>
    <w:rsid w:val="00C16C34"/>
    <w:rsid w:val="00C17033"/>
    <w:rsid w:val="00C17B85"/>
    <w:rsid w:val="00C17CBE"/>
    <w:rsid w:val="00C200AB"/>
    <w:rsid w:val="00C208EA"/>
    <w:rsid w:val="00C217F7"/>
    <w:rsid w:val="00C22382"/>
    <w:rsid w:val="00C2274B"/>
    <w:rsid w:val="00C22AF4"/>
    <w:rsid w:val="00C23269"/>
    <w:rsid w:val="00C23CD0"/>
    <w:rsid w:val="00C24480"/>
    <w:rsid w:val="00C24954"/>
    <w:rsid w:val="00C24E21"/>
    <w:rsid w:val="00C24E75"/>
    <w:rsid w:val="00C254CA"/>
    <w:rsid w:val="00C25DEE"/>
    <w:rsid w:val="00C26C1C"/>
    <w:rsid w:val="00C26D2D"/>
    <w:rsid w:val="00C3024D"/>
    <w:rsid w:val="00C30537"/>
    <w:rsid w:val="00C30DF4"/>
    <w:rsid w:val="00C3171D"/>
    <w:rsid w:val="00C318E8"/>
    <w:rsid w:val="00C31989"/>
    <w:rsid w:val="00C31B08"/>
    <w:rsid w:val="00C32D75"/>
    <w:rsid w:val="00C34410"/>
    <w:rsid w:val="00C34E2F"/>
    <w:rsid w:val="00C35464"/>
    <w:rsid w:val="00C36006"/>
    <w:rsid w:val="00C362D4"/>
    <w:rsid w:val="00C3693D"/>
    <w:rsid w:val="00C36E68"/>
    <w:rsid w:val="00C4042D"/>
    <w:rsid w:val="00C408A9"/>
    <w:rsid w:val="00C40D00"/>
    <w:rsid w:val="00C40D5A"/>
    <w:rsid w:val="00C4208A"/>
    <w:rsid w:val="00C42946"/>
    <w:rsid w:val="00C42FA1"/>
    <w:rsid w:val="00C43297"/>
    <w:rsid w:val="00C43519"/>
    <w:rsid w:val="00C438FB"/>
    <w:rsid w:val="00C44207"/>
    <w:rsid w:val="00C44D03"/>
    <w:rsid w:val="00C44D18"/>
    <w:rsid w:val="00C45126"/>
    <w:rsid w:val="00C4537E"/>
    <w:rsid w:val="00C45AE6"/>
    <w:rsid w:val="00C45FB4"/>
    <w:rsid w:val="00C466E2"/>
    <w:rsid w:val="00C4791A"/>
    <w:rsid w:val="00C50320"/>
    <w:rsid w:val="00C50975"/>
    <w:rsid w:val="00C52A62"/>
    <w:rsid w:val="00C53C3A"/>
    <w:rsid w:val="00C54232"/>
    <w:rsid w:val="00C549A3"/>
    <w:rsid w:val="00C55873"/>
    <w:rsid w:val="00C56B71"/>
    <w:rsid w:val="00C574FF"/>
    <w:rsid w:val="00C57C1E"/>
    <w:rsid w:val="00C6062D"/>
    <w:rsid w:val="00C60F77"/>
    <w:rsid w:val="00C60FFA"/>
    <w:rsid w:val="00C617F6"/>
    <w:rsid w:val="00C61A01"/>
    <w:rsid w:val="00C61F6E"/>
    <w:rsid w:val="00C62045"/>
    <w:rsid w:val="00C63097"/>
    <w:rsid w:val="00C638F5"/>
    <w:rsid w:val="00C63F1D"/>
    <w:rsid w:val="00C6490C"/>
    <w:rsid w:val="00C64CAF"/>
    <w:rsid w:val="00C64D07"/>
    <w:rsid w:val="00C65AB7"/>
    <w:rsid w:val="00C666E7"/>
    <w:rsid w:val="00C709E7"/>
    <w:rsid w:val="00C714EA"/>
    <w:rsid w:val="00C727F1"/>
    <w:rsid w:val="00C72D8A"/>
    <w:rsid w:val="00C73444"/>
    <w:rsid w:val="00C7420C"/>
    <w:rsid w:val="00C75465"/>
    <w:rsid w:val="00C75921"/>
    <w:rsid w:val="00C75C91"/>
    <w:rsid w:val="00C763E2"/>
    <w:rsid w:val="00C76553"/>
    <w:rsid w:val="00C80DD2"/>
    <w:rsid w:val="00C80F1F"/>
    <w:rsid w:val="00C82DB3"/>
    <w:rsid w:val="00C836CC"/>
    <w:rsid w:val="00C84457"/>
    <w:rsid w:val="00C84E2E"/>
    <w:rsid w:val="00C8683D"/>
    <w:rsid w:val="00C90E89"/>
    <w:rsid w:val="00C91549"/>
    <w:rsid w:val="00C91927"/>
    <w:rsid w:val="00C91CB3"/>
    <w:rsid w:val="00C937C0"/>
    <w:rsid w:val="00C94C2E"/>
    <w:rsid w:val="00C94C7F"/>
    <w:rsid w:val="00C95E17"/>
    <w:rsid w:val="00C967F0"/>
    <w:rsid w:val="00C9709F"/>
    <w:rsid w:val="00CA0022"/>
    <w:rsid w:val="00CA0826"/>
    <w:rsid w:val="00CA0E3E"/>
    <w:rsid w:val="00CA1AA5"/>
    <w:rsid w:val="00CA2488"/>
    <w:rsid w:val="00CA27D6"/>
    <w:rsid w:val="00CA30B6"/>
    <w:rsid w:val="00CA34B7"/>
    <w:rsid w:val="00CA3520"/>
    <w:rsid w:val="00CA48D3"/>
    <w:rsid w:val="00CA4F1C"/>
    <w:rsid w:val="00CA5046"/>
    <w:rsid w:val="00CA53CC"/>
    <w:rsid w:val="00CA5892"/>
    <w:rsid w:val="00CA6868"/>
    <w:rsid w:val="00CA7C2A"/>
    <w:rsid w:val="00CB0A18"/>
    <w:rsid w:val="00CB0B81"/>
    <w:rsid w:val="00CB0DF1"/>
    <w:rsid w:val="00CB130F"/>
    <w:rsid w:val="00CB165D"/>
    <w:rsid w:val="00CB17B6"/>
    <w:rsid w:val="00CB2BE5"/>
    <w:rsid w:val="00CB3350"/>
    <w:rsid w:val="00CB3FC3"/>
    <w:rsid w:val="00CB4718"/>
    <w:rsid w:val="00CB5468"/>
    <w:rsid w:val="00CB5488"/>
    <w:rsid w:val="00CB575D"/>
    <w:rsid w:val="00CB5E71"/>
    <w:rsid w:val="00CB6DD2"/>
    <w:rsid w:val="00CC52A1"/>
    <w:rsid w:val="00CC63CE"/>
    <w:rsid w:val="00CC6409"/>
    <w:rsid w:val="00CC6CBC"/>
    <w:rsid w:val="00CD106B"/>
    <w:rsid w:val="00CD1796"/>
    <w:rsid w:val="00CD1E9B"/>
    <w:rsid w:val="00CD2AED"/>
    <w:rsid w:val="00CD3267"/>
    <w:rsid w:val="00CD44F9"/>
    <w:rsid w:val="00CD544E"/>
    <w:rsid w:val="00CD607D"/>
    <w:rsid w:val="00CD6C6F"/>
    <w:rsid w:val="00CD7030"/>
    <w:rsid w:val="00CD79A8"/>
    <w:rsid w:val="00CE1BE5"/>
    <w:rsid w:val="00CE2141"/>
    <w:rsid w:val="00CE23A9"/>
    <w:rsid w:val="00CE38EB"/>
    <w:rsid w:val="00CE439F"/>
    <w:rsid w:val="00CE4E2F"/>
    <w:rsid w:val="00CE5C39"/>
    <w:rsid w:val="00CE5CE6"/>
    <w:rsid w:val="00CE5FB3"/>
    <w:rsid w:val="00CE7E64"/>
    <w:rsid w:val="00CF0ECB"/>
    <w:rsid w:val="00CF1591"/>
    <w:rsid w:val="00CF1EE2"/>
    <w:rsid w:val="00CF21A7"/>
    <w:rsid w:val="00CF22CA"/>
    <w:rsid w:val="00CF23E6"/>
    <w:rsid w:val="00CF24D8"/>
    <w:rsid w:val="00CF261D"/>
    <w:rsid w:val="00CF378F"/>
    <w:rsid w:val="00CF42C3"/>
    <w:rsid w:val="00CF48D6"/>
    <w:rsid w:val="00CF4F8A"/>
    <w:rsid w:val="00CF785D"/>
    <w:rsid w:val="00CF7F4C"/>
    <w:rsid w:val="00D00788"/>
    <w:rsid w:val="00D01A3E"/>
    <w:rsid w:val="00D01D5F"/>
    <w:rsid w:val="00D023F0"/>
    <w:rsid w:val="00D02868"/>
    <w:rsid w:val="00D04648"/>
    <w:rsid w:val="00D04857"/>
    <w:rsid w:val="00D056EC"/>
    <w:rsid w:val="00D076F8"/>
    <w:rsid w:val="00D10256"/>
    <w:rsid w:val="00D1307D"/>
    <w:rsid w:val="00D13B8D"/>
    <w:rsid w:val="00D14317"/>
    <w:rsid w:val="00D14E18"/>
    <w:rsid w:val="00D14FA3"/>
    <w:rsid w:val="00D15EF3"/>
    <w:rsid w:val="00D160CE"/>
    <w:rsid w:val="00D17D73"/>
    <w:rsid w:val="00D17E7A"/>
    <w:rsid w:val="00D17EE1"/>
    <w:rsid w:val="00D2156A"/>
    <w:rsid w:val="00D21F44"/>
    <w:rsid w:val="00D22283"/>
    <w:rsid w:val="00D2266A"/>
    <w:rsid w:val="00D22937"/>
    <w:rsid w:val="00D235B6"/>
    <w:rsid w:val="00D23724"/>
    <w:rsid w:val="00D259FD"/>
    <w:rsid w:val="00D25FD5"/>
    <w:rsid w:val="00D2631F"/>
    <w:rsid w:val="00D270BF"/>
    <w:rsid w:val="00D271C3"/>
    <w:rsid w:val="00D3008D"/>
    <w:rsid w:val="00D3044D"/>
    <w:rsid w:val="00D3045D"/>
    <w:rsid w:val="00D30618"/>
    <w:rsid w:val="00D32063"/>
    <w:rsid w:val="00D326DC"/>
    <w:rsid w:val="00D348EF"/>
    <w:rsid w:val="00D361E9"/>
    <w:rsid w:val="00D3749D"/>
    <w:rsid w:val="00D4025A"/>
    <w:rsid w:val="00D40B57"/>
    <w:rsid w:val="00D40D7A"/>
    <w:rsid w:val="00D41008"/>
    <w:rsid w:val="00D4184D"/>
    <w:rsid w:val="00D423BA"/>
    <w:rsid w:val="00D42E42"/>
    <w:rsid w:val="00D433B0"/>
    <w:rsid w:val="00D44C32"/>
    <w:rsid w:val="00D45455"/>
    <w:rsid w:val="00D45483"/>
    <w:rsid w:val="00D45C42"/>
    <w:rsid w:val="00D461AA"/>
    <w:rsid w:val="00D4686F"/>
    <w:rsid w:val="00D47F77"/>
    <w:rsid w:val="00D515E8"/>
    <w:rsid w:val="00D5172C"/>
    <w:rsid w:val="00D51A7E"/>
    <w:rsid w:val="00D51C01"/>
    <w:rsid w:val="00D526B6"/>
    <w:rsid w:val="00D53D7C"/>
    <w:rsid w:val="00D543E5"/>
    <w:rsid w:val="00D54465"/>
    <w:rsid w:val="00D54F3C"/>
    <w:rsid w:val="00D5633F"/>
    <w:rsid w:val="00D5786C"/>
    <w:rsid w:val="00D57F5D"/>
    <w:rsid w:val="00D6077B"/>
    <w:rsid w:val="00D61C85"/>
    <w:rsid w:val="00D61F91"/>
    <w:rsid w:val="00D645F5"/>
    <w:rsid w:val="00D657AC"/>
    <w:rsid w:val="00D65BEC"/>
    <w:rsid w:val="00D67214"/>
    <w:rsid w:val="00D67CE9"/>
    <w:rsid w:val="00D70066"/>
    <w:rsid w:val="00D7071F"/>
    <w:rsid w:val="00D70D1F"/>
    <w:rsid w:val="00D71E92"/>
    <w:rsid w:val="00D72BEE"/>
    <w:rsid w:val="00D72DF5"/>
    <w:rsid w:val="00D739D7"/>
    <w:rsid w:val="00D74513"/>
    <w:rsid w:val="00D74D67"/>
    <w:rsid w:val="00D7552E"/>
    <w:rsid w:val="00D75AA1"/>
    <w:rsid w:val="00D75E8A"/>
    <w:rsid w:val="00D7608F"/>
    <w:rsid w:val="00D76CD4"/>
    <w:rsid w:val="00D76F0B"/>
    <w:rsid w:val="00D77210"/>
    <w:rsid w:val="00D77868"/>
    <w:rsid w:val="00D778D1"/>
    <w:rsid w:val="00D803A6"/>
    <w:rsid w:val="00D804B0"/>
    <w:rsid w:val="00D80CD9"/>
    <w:rsid w:val="00D80CFC"/>
    <w:rsid w:val="00D81B4A"/>
    <w:rsid w:val="00D825D1"/>
    <w:rsid w:val="00D8283C"/>
    <w:rsid w:val="00D82A2E"/>
    <w:rsid w:val="00D82A7A"/>
    <w:rsid w:val="00D85393"/>
    <w:rsid w:val="00D85CE9"/>
    <w:rsid w:val="00D86204"/>
    <w:rsid w:val="00D8793B"/>
    <w:rsid w:val="00D90063"/>
    <w:rsid w:val="00D90336"/>
    <w:rsid w:val="00D91016"/>
    <w:rsid w:val="00D915C1"/>
    <w:rsid w:val="00D9251E"/>
    <w:rsid w:val="00D92953"/>
    <w:rsid w:val="00D92FC9"/>
    <w:rsid w:val="00D934C0"/>
    <w:rsid w:val="00D93E19"/>
    <w:rsid w:val="00D95E88"/>
    <w:rsid w:val="00D96168"/>
    <w:rsid w:val="00D96188"/>
    <w:rsid w:val="00D96F6E"/>
    <w:rsid w:val="00D97011"/>
    <w:rsid w:val="00D97BE2"/>
    <w:rsid w:val="00D97C59"/>
    <w:rsid w:val="00DA0072"/>
    <w:rsid w:val="00DA03D3"/>
    <w:rsid w:val="00DA06D7"/>
    <w:rsid w:val="00DA1673"/>
    <w:rsid w:val="00DA18E5"/>
    <w:rsid w:val="00DA29EB"/>
    <w:rsid w:val="00DA33BF"/>
    <w:rsid w:val="00DA36EF"/>
    <w:rsid w:val="00DA3B4C"/>
    <w:rsid w:val="00DA3C47"/>
    <w:rsid w:val="00DA4508"/>
    <w:rsid w:val="00DA5DEA"/>
    <w:rsid w:val="00DB0188"/>
    <w:rsid w:val="00DB0A90"/>
    <w:rsid w:val="00DB3206"/>
    <w:rsid w:val="00DB3C72"/>
    <w:rsid w:val="00DB3D06"/>
    <w:rsid w:val="00DB5364"/>
    <w:rsid w:val="00DB6945"/>
    <w:rsid w:val="00DB7334"/>
    <w:rsid w:val="00DB7C4B"/>
    <w:rsid w:val="00DC0DE7"/>
    <w:rsid w:val="00DC210E"/>
    <w:rsid w:val="00DC2BCB"/>
    <w:rsid w:val="00DC33EA"/>
    <w:rsid w:val="00DC3497"/>
    <w:rsid w:val="00DC433D"/>
    <w:rsid w:val="00DC4484"/>
    <w:rsid w:val="00DC4D72"/>
    <w:rsid w:val="00DC4E93"/>
    <w:rsid w:val="00DC5C22"/>
    <w:rsid w:val="00DC5EFE"/>
    <w:rsid w:val="00DC5F39"/>
    <w:rsid w:val="00DC64EE"/>
    <w:rsid w:val="00DC658F"/>
    <w:rsid w:val="00DC65DC"/>
    <w:rsid w:val="00DC7470"/>
    <w:rsid w:val="00DC7D94"/>
    <w:rsid w:val="00DC7F27"/>
    <w:rsid w:val="00DD0F75"/>
    <w:rsid w:val="00DD0F8B"/>
    <w:rsid w:val="00DD17ED"/>
    <w:rsid w:val="00DD204A"/>
    <w:rsid w:val="00DD2B1F"/>
    <w:rsid w:val="00DD4161"/>
    <w:rsid w:val="00DD4B08"/>
    <w:rsid w:val="00DD5075"/>
    <w:rsid w:val="00DD5274"/>
    <w:rsid w:val="00DD5AD6"/>
    <w:rsid w:val="00DD79E7"/>
    <w:rsid w:val="00DD7D61"/>
    <w:rsid w:val="00DE0030"/>
    <w:rsid w:val="00DE2F8D"/>
    <w:rsid w:val="00DE33C6"/>
    <w:rsid w:val="00DE377B"/>
    <w:rsid w:val="00DE4274"/>
    <w:rsid w:val="00DE4FE5"/>
    <w:rsid w:val="00DE62E1"/>
    <w:rsid w:val="00DE6825"/>
    <w:rsid w:val="00DE6E26"/>
    <w:rsid w:val="00DF01C8"/>
    <w:rsid w:val="00DF1451"/>
    <w:rsid w:val="00DF1E58"/>
    <w:rsid w:val="00DF1E7E"/>
    <w:rsid w:val="00DF22A9"/>
    <w:rsid w:val="00DF22EE"/>
    <w:rsid w:val="00DF27F0"/>
    <w:rsid w:val="00DF4203"/>
    <w:rsid w:val="00DF49B3"/>
    <w:rsid w:val="00DF4C72"/>
    <w:rsid w:val="00DF5439"/>
    <w:rsid w:val="00DF5545"/>
    <w:rsid w:val="00DF648F"/>
    <w:rsid w:val="00DF65E3"/>
    <w:rsid w:val="00DF6D7C"/>
    <w:rsid w:val="00DF77D8"/>
    <w:rsid w:val="00DF79EA"/>
    <w:rsid w:val="00E00A64"/>
    <w:rsid w:val="00E01239"/>
    <w:rsid w:val="00E01CEC"/>
    <w:rsid w:val="00E025A3"/>
    <w:rsid w:val="00E028FF"/>
    <w:rsid w:val="00E02D04"/>
    <w:rsid w:val="00E03B46"/>
    <w:rsid w:val="00E04F48"/>
    <w:rsid w:val="00E05B47"/>
    <w:rsid w:val="00E07519"/>
    <w:rsid w:val="00E07679"/>
    <w:rsid w:val="00E1007E"/>
    <w:rsid w:val="00E12634"/>
    <w:rsid w:val="00E13984"/>
    <w:rsid w:val="00E13CCE"/>
    <w:rsid w:val="00E14065"/>
    <w:rsid w:val="00E15D08"/>
    <w:rsid w:val="00E161F4"/>
    <w:rsid w:val="00E16243"/>
    <w:rsid w:val="00E170AF"/>
    <w:rsid w:val="00E2047B"/>
    <w:rsid w:val="00E2148F"/>
    <w:rsid w:val="00E2156B"/>
    <w:rsid w:val="00E2276E"/>
    <w:rsid w:val="00E23132"/>
    <w:rsid w:val="00E23911"/>
    <w:rsid w:val="00E247A4"/>
    <w:rsid w:val="00E24943"/>
    <w:rsid w:val="00E24FDB"/>
    <w:rsid w:val="00E26103"/>
    <w:rsid w:val="00E271D6"/>
    <w:rsid w:val="00E27447"/>
    <w:rsid w:val="00E30497"/>
    <w:rsid w:val="00E30678"/>
    <w:rsid w:val="00E321B5"/>
    <w:rsid w:val="00E3241B"/>
    <w:rsid w:val="00E3353B"/>
    <w:rsid w:val="00E3417F"/>
    <w:rsid w:val="00E342AC"/>
    <w:rsid w:val="00E35BE2"/>
    <w:rsid w:val="00E35E34"/>
    <w:rsid w:val="00E36529"/>
    <w:rsid w:val="00E36860"/>
    <w:rsid w:val="00E368F2"/>
    <w:rsid w:val="00E36F5A"/>
    <w:rsid w:val="00E376D0"/>
    <w:rsid w:val="00E37754"/>
    <w:rsid w:val="00E40984"/>
    <w:rsid w:val="00E410FE"/>
    <w:rsid w:val="00E41952"/>
    <w:rsid w:val="00E42C0C"/>
    <w:rsid w:val="00E438FE"/>
    <w:rsid w:val="00E456A9"/>
    <w:rsid w:val="00E45C05"/>
    <w:rsid w:val="00E46955"/>
    <w:rsid w:val="00E47167"/>
    <w:rsid w:val="00E471AF"/>
    <w:rsid w:val="00E47C91"/>
    <w:rsid w:val="00E47DC7"/>
    <w:rsid w:val="00E50ACA"/>
    <w:rsid w:val="00E51E7F"/>
    <w:rsid w:val="00E52E3E"/>
    <w:rsid w:val="00E52F08"/>
    <w:rsid w:val="00E5333F"/>
    <w:rsid w:val="00E54E7C"/>
    <w:rsid w:val="00E5527E"/>
    <w:rsid w:val="00E57313"/>
    <w:rsid w:val="00E576E0"/>
    <w:rsid w:val="00E576F5"/>
    <w:rsid w:val="00E57F21"/>
    <w:rsid w:val="00E600D2"/>
    <w:rsid w:val="00E60F42"/>
    <w:rsid w:val="00E61DD9"/>
    <w:rsid w:val="00E62261"/>
    <w:rsid w:val="00E62535"/>
    <w:rsid w:val="00E63C7F"/>
    <w:rsid w:val="00E646D3"/>
    <w:rsid w:val="00E657DD"/>
    <w:rsid w:val="00E65A9F"/>
    <w:rsid w:val="00E661EF"/>
    <w:rsid w:val="00E668B3"/>
    <w:rsid w:val="00E673DE"/>
    <w:rsid w:val="00E67A14"/>
    <w:rsid w:val="00E709B4"/>
    <w:rsid w:val="00E709E8"/>
    <w:rsid w:val="00E7150C"/>
    <w:rsid w:val="00E72013"/>
    <w:rsid w:val="00E725BE"/>
    <w:rsid w:val="00E726EE"/>
    <w:rsid w:val="00E73D42"/>
    <w:rsid w:val="00E75901"/>
    <w:rsid w:val="00E7676B"/>
    <w:rsid w:val="00E8247E"/>
    <w:rsid w:val="00E82613"/>
    <w:rsid w:val="00E82B59"/>
    <w:rsid w:val="00E84600"/>
    <w:rsid w:val="00E849D2"/>
    <w:rsid w:val="00E84B83"/>
    <w:rsid w:val="00E86101"/>
    <w:rsid w:val="00E86769"/>
    <w:rsid w:val="00E878F8"/>
    <w:rsid w:val="00E87D19"/>
    <w:rsid w:val="00E906B6"/>
    <w:rsid w:val="00E90A0A"/>
    <w:rsid w:val="00E90B9A"/>
    <w:rsid w:val="00E914E4"/>
    <w:rsid w:val="00E92547"/>
    <w:rsid w:val="00E9289D"/>
    <w:rsid w:val="00E92DBB"/>
    <w:rsid w:val="00E937A8"/>
    <w:rsid w:val="00E93850"/>
    <w:rsid w:val="00E93964"/>
    <w:rsid w:val="00E94607"/>
    <w:rsid w:val="00E96412"/>
    <w:rsid w:val="00E97E0B"/>
    <w:rsid w:val="00E97EEE"/>
    <w:rsid w:val="00EA0206"/>
    <w:rsid w:val="00EA047F"/>
    <w:rsid w:val="00EA0713"/>
    <w:rsid w:val="00EA0D82"/>
    <w:rsid w:val="00EA3EF5"/>
    <w:rsid w:val="00EA40B4"/>
    <w:rsid w:val="00EA4EC8"/>
    <w:rsid w:val="00EA50C6"/>
    <w:rsid w:val="00EA5A7E"/>
    <w:rsid w:val="00EA66F0"/>
    <w:rsid w:val="00EA71A5"/>
    <w:rsid w:val="00EA7C97"/>
    <w:rsid w:val="00EB2451"/>
    <w:rsid w:val="00EB34A5"/>
    <w:rsid w:val="00EB5861"/>
    <w:rsid w:val="00EB5D6A"/>
    <w:rsid w:val="00EB6899"/>
    <w:rsid w:val="00EB6F5F"/>
    <w:rsid w:val="00EB7F8D"/>
    <w:rsid w:val="00EC060B"/>
    <w:rsid w:val="00EC157E"/>
    <w:rsid w:val="00EC245B"/>
    <w:rsid w:val="00EC28C8"/>
    <w:rsid w:val="00EC28CD"/>
    <w:rsid w:val="00EC2E9C"/>
    <w:rsid w:val="00EC2FCD"/>
    <w:rsid w:val="00EC318D"/>
    <w:rsid w:val="00EC4699"/>
    <w:rsid w:val="00EC51F7"/>
    <w:rsid w:val="00EC5918"/>
    <w:rsid w:val="00EC7A63"/>
    <w:rsid w:val="00ED298D"/>
    <w:rsid w:val="00ED2E62"/>
    <w:rsid w:val="00ED309E"/>
    <w:rsid w:val="00ED3242"/>
    <w:rsid w:val="00ED49FA"/>
    <w:rsid w:val="00ED4CAB"/>
    <w:rsid w:val="00ED5691"/>
    <w:rsid w:val="00ED6F85"/>
    <w:rsid w:val="00ED70BD"/>
    <w:rsid w:val="00ED71AC"/>
    <w:rsid w:val="00EE0004"/>
    <w:rsid w:val="00EE035E"/>
    <w:rsid w:val="00EE225A"/>
    <w:rsid w:val="00EE2D70"/>
    <w:rsid w:val="00EE2F89"/>
    <w:rsid w:val="00EE3451"/>
    <w:rsid w:val="00EE36B3"/>
    <w:rsid w:val="00EE372A"/>
    <w:rsid w:val="00EE3D3D"/>
    <w:rsid w:val="00EE3E6D"/>
    <w:rsid w:val="00EE44FB"/>
    <w:rsid w:val="00EE4532"/>
    <w:rsid w:val="00EE4A75"/>
    <w:rsid w:val="00EE5661"/>
    <w:rsid w:val="00EE5F1E"/>
    <w:rsid w:val="00EE65BE"/>
    <w:rsid w:val="00EE68C6"/>
    <w:rsid w:val="00EF0513"/>
    <w:rsid w:val="00EF209C"/>
    <w:rsid w:val="00EF25EC"/>
    <w:rsid w:val="00EF26C6"/>
    <w:rsid w:val="00EF2AB2"/>
    <w:rsid w:val="00EF395C"/>
    <w:rsid w:val="00EF3C4A"/>
    <w:rsid w:val="00EF442F"/>
    <w:rsid w:val="00EF5411"/>
    <w:rsid w:val="00EF55D3"/>
    <w:rsid w:val="00EF5F67"/>
    <w:rsid w:val="00EF62C2"/>
    <w:rsid w:val="00EF65A3"/>
    <w:rsid w:val="00EF765D"/>
    <w:rsid w:val="00EF78A6"/>
    <w:rsid w:val="00F00287"/>
    <w:rsid w:val="00F00440"/>
    <w:rsid w:val="00F00540"/>
    <w:rsid w:val="00F00B32"/>
    <w:rsid w:val="00F010E6"/>
    <w:rsid w:val="00F018FA"/>
    <w:rsid w:val="00F01E63"/>
    <w:rsid w:val="00F02767"/>
    <w:rsid w:val="00F0322C"/>
    <w:rsid w:val="00F03B62"/>
    <w:rsid w:val="00F03EF3"/>
    <w:rsid w:val="00F05152"/>
    <w:rsid w:val="00F0570E"/>
    <w:rsid w:val="00F0629E"/>
    <w:rsid w:val="00F07EC1"/>
    <w:rsid w:val="00F07EE9"/>
    <w:rsid w:val="00F11DC9"/>
    <w:rsid w:val="00F12670"/>
    <w:rsid w:val="00F13267"/>
    <w:rsid w:val="00F1568D"/>
    <w:rsid w:val="00F1690F"/>
    <w:rsid w:val="00F1698A"/>
    <w:rsid w:val="00F17B9D"/>
    <w:rsid w:val="00F20356"/>
    <w:rsid w:val="00F214E2"/>
    <w:rsid w:val="00F219CD"/>
    <w:rsid w:val="00F22357"/>
    <w:rsid w:val="00F23EF4"/>
    <w:rsid w:val="00F24569"/>
    <w:rsid w:val="00F24870"/>
    <w:rsid w:val="00F24D57"/>
    <w:rsid w:val="00F25A38"/>
    <w:rsid w:val="00F26824"/>
    <w:rsid w:val="00F26991"/>
    <w:rsid w:val="00F269CB"/>
    <w:rsid w:val="00F26B08"/>
    <w:rsid w:val="00F26CE9"/>
    <w:rsid w:val="00F27C3F"/>
    <w:rsid w:val="00F30BAC"/>
    <w:rsid w:val="00F31988"/>
    <w:rsid w:val="00F31B35"/>
    <w:rsid w:val="00F32173"/>
    <w:rsid w:val="00F3229B"/>
    <w:rsid w:val="00F34483"/>
    <w:rsid w:val="00F352F9"/>
    <w:rsid w:val="00F36844"/>
    <w:rsid w:val="00F36E1B"/>
    <w:rsid w:val="00F37544"/>
    <w:rsid w:val="00F37607"/>
    <w:rsid w:val="00F4001A"/>
    <w:rsid w:val="00F40BBD"/>
    <w:rsid w:val="00F411E5"/>
    <w:rsid w:val="00F41513"/>
    <w:rsid w:val="00F4174B"/>
    <w:rsid w:val="00F41A34"/>
    <w:rsid w:val="00F43267"/>
    <w:rsid w:val="00F43472"/>
    <w:rsid w:val="00F440FA"/>
    <w:rsid w:val="00F449A3"/>
    <w:rsid w:val="00F45283"/>
    <w:rsid w:val="00F4626F"/>
    <w:rsid w:val="00F462A8"/>
    <w:rsid w:val="00F470A0"/>
    <w:rsid w:val="00F470A9"/>
    <w:rsid w:val="00F47E5A"/>
    <w:rsid w:val="00F47FB2"/>
    <w:rsid w:val="00F50024"/>
    <w:rsid w:val="00F50F72"/>
    <w:rsid w:val="00F51137"/>
    <w:rsid w:val="00F5170A"/>
    <w:rsid w:val="00F519D8"/>
    <w:rsid w:val="00F52408"/>
    <w:rsid w:val="00F52640"/>
    <w:rsid w:val="00F52BF6"/>
    <w:rsid w:val="00F53B02"/>
    <w:rsid w:val="00F53C87"/>
    <w:rsid w:val="00F54212"/>
    <w:rsid w:val="00F556F4"/>
    <w:rsid w:val="00F55A12"/>
    <w:rsid w:val="00F56295"/>
    <w:rsid w:val="00F572E8"/>
    <w:rsid w:val="00F6076D"/>
    <w:rsid w:val="00F61093"/>
    <w:rsid w:val="00F61F18"/>
    <w:rsid w:val="00F61FD6"/>
    <w:rsid w:val="00F62CDA"/>
    <w:rsid w:val="00F62D3A"/>
    <w:rsid w:val="00F62F71"/>
    <w:rsid w:val="00F64522"/>
    <w:rsid w:val="00F6537D"/>
    <w:rsid w:val="00F6552A"/>
    <w:rsid w:val="00F65F31"/>
    <w:rsid w:val="00F668EB"/>
    <w:rsid w:val="00F67151"/>
    <w:rsid w:val="00F7073D"/>
    <w:rsid w:val="00F71878"/>
    <w:rsid w:val="00F72461"/>
    <w:rsid w:val="00F724DD"/>
    <w:rsid w:val="00F72D15"/>
    <w:rsid w:val="00F733E1"/>
    <w:rsid w:val="00F73B38"/>
    <w:rsid w:val="00F73DD3"/>
    <w:rsid w:val="00F741AD"/>
    <w:rsid w:val="00F76467"/>
    <w:rsid w:val="00F76D5A"/>
    <w:rsid w:val="00F770DA"/>
    <w:rsid w:val="00F77D6A"/>
    <w:rsid w:val="00F8086B"/>
    <w:rsid w:val="00F8299B"/>
    <w:rsid w:val="00F83755"/>
    <w:rsid w:val="00F84043"/>
    <w:rsid w:val="00F8433A"/>
    <w:rsid w:val="00F846C7"/>
    <w:rsid w:val="00F84D85"/>
    <w:rsid w:val="00F8570E"/>
    <w:rsid w:val="00F85BEB"/>
    <w:rsid w:val="00F85E97"/>
    <w:rsid w:val="00F8659E"/>
    <w:rsid w:val="00F868D5"/>
    <w:rsid w:val="00F87BF7"/>
    <w:rsid w:val="00F90679"/>
    <w:rsid w:val="00F91877"/>
    <w:rsid w:val="00F91FAF"/>
    <w:rsid w:val="00F92022"/>
    <w:rsid w:val="00F92102"/>
    <w:rsid w:val="00F92685"/>
    <w:rsid w:val="00F9286B"/>
    <w:rsid w:val="00F954D5"/>
    <w:rsid w:val="00F96043"/>
    <w:rsid w:val="00F974D3"/>
    <w:rsid w:val="00FA0E4A"/>
    <w:rsid w:val="00FA1067"/>
    <w:rsid w:val="00FA1A00"/>
    <w:rsid w:val="00FA25A6"/>
    <w:rsid w:val="00FA2BC8"/>
    <w:rsid w:val="00FA35F2"/>
    <w:rsid w:val="00FA5494"/>
    <w:rsid w:val="00FA63FB"/>
    <w:rsid w:val="00FA6C3F"/>
    <w:rsid w:val="00FB044E"/>
    <w:rsid w:val="00FB04B8"/>
    <w:rsid w:val="00FB24CE"/>
    <w:rsid w:val="00FB3403"/>
    <w:rsid w:val="00FB3978"/>
    <w:rsid w:val="00FB4843"/>
    <w:rsid w:val="00FB4D0F"/>
    <w:rsid w:val="00FB50BA"/>
    <w:rsid w:val="00FB51F2"/>
    <w:rsid w:val="00FB7150"/>
    <w:rsid w:val="00FC0AB9"/>
    <w:rsid w:val="00FC1DB3"/>
    <w:rsid w:val="00FC1F9F"/>
    <w:rsid w:val="00FC4EB1"/>
    <w:rsid w:val="00FC6B2B"/>
    <w:rsid w:val="00FC7161"/>
    <w:rsid w:val="00FC7993"/>
    <w:rsid w:val="00FC7CE0"/>
    <w:rsid w:val="00FD0FCA"/>
    <w:rsid w:val="00FD1D20"/>
    <w:rsid w:val="00FD1D98"/>
    <w:rsid w:val="00FD35DC"/>
    <w:rsid w:val="00FD365D"/>
    <w:rsid w:val="00FD3873"/>
    <w:rsid w:val="00FD3999"/>
    <w:rsid w:val="00FD4119"/>
    <w:rsid w:val="00FD43C9"/>
    <w:rsid w:val="00FD5848"/>
    <w:rsid w:val="00FD69DD"/>
    <w:rsid w:val="00FD6BBF"/>
    <w:rsid w:val="00FD7805"/>
    <w:rsid w:val="00FD7B68"/>
    <w:rsid w:val="00FE0052"/>
    <w:rsid w:val="00FE0C43"/>
    <w:rsid w:val="00FE19A6"/>
    <w:rsid w:val="00FE39B9"/>
    <w:rsid w:val="00FE6B2E"/>
    <w:rsid w:val="00FE6B8F"/>
    <w:rsid w:val="00FE71F5"/>
    <w:rsid w:val="00FE7DFA"/>
    <w:rsid w:val="00FE7EDE"/>
    <w:rsid w:val="00FF047D"/>
    <w:rsid w:val="00FF070A"/>
    <w:rsid w:val="00FF14BA"/>
    <w:rsid w:val="00FF15DF"/>
    <w:rsid w:val="00FF17C6"/>
    <w:rsid w:val="00FF1872"/>
    <w:rsid w:val="00FF1BA2"/>
    <w:rsid w:val="00FF1D10"/>
    <w:rsid w:val="00FF215F"/>
    <w:rsid w:val="00FF2AC2"/>
    <w:rsid w:val="00FF2FD9"/>
    <w:rsid w:val="00FF302D"/>
    <w:rsid w:val="00FF3FB4"/>
    <w:rsid w:val="00FF45E2"/>
    <w:rsid w:val="00FF4C2E"/>
    <w:rsid w:val="00FF4D70"/>
    <w:rsid w:val="00FF5538"/>
    <w:rsid w:val="00FF5E59"/>
    <w:rsid w:val="00FF6141"/>
    <w:rsid w:val="00FF67DE"/>
    <w:rsid w:val="00FF6F9B"/>
    <w:rsid w:val="00FF7A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1005E"/>
  <w15:docId w15:val="{8486FFC4-4FFB-F34B-983A-0EFE835E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4"/>
      <w:szCs w:val="24"/>
      <w:u w:color="000000"/>
      <w:lang w:val="en-US"/>
    </w:rPr>
  </w:style>
  <w:style w:type="paragraph" w:customStyle="1" w:styleId="Body">
    <w:name w:val="Body"/>
    <w:rPr>
      <w:rFonts w:ascii="Calibri" w:eastAsia="Calibri" w:hAnsi="Calibri" w:cs="Calibri"/>
      <w:color w:val="000000"/>
      <w:sz w:val="24"/>
      <w:szCs w:val="24"/>
      <w:u w:color="000000"/>
    </w:rPr>
  </w:style>
  <w:style w:type="character" w:styleId="PageNumber">
    <w:name w:val="page number"/>
  </w:style>
  <w:style w:type="paragraph" w:customStyle="1" w:styleId="p1">
    <w:name w:val="p1"/>
    <w:rPr>
      <w:rFonts w:ascii="Calibri" w:eastAsia="Calibri" w:hAnsi="Calibri" w:cs="Calibri"/>
      <w:color w:val="000000"/>
      <w:sz w:val="17"/>
      <w:szCs w:val="17"/>
      <w:u w:color="000000"/>
      <w:lang w:val="en-US"/>
    </w:rPr>
  </w:style>
  <w:style w:type="character" w:customStyle="1" w:styleId="Link">
    <w:name w:val="Link"/>
    <w:rPr>
      <w:color w:val="0563C1"/>
      <w:u w:val="single" w:color="0563C1"/>
    </w:rPr>
  </w:style>
  <w:style w:type="character" w:customStyle="1" w:styleId="Hyperlink0">
    <w:name w:val="Hyperlink.0"/>
    <w:basedOn w:val="Link"/>
    <w:rPr>
      <w:color w:val="0563C1"/>
      <w:sz w:val="24"/>
      <w:szCs w:val="24"/>
      <w:u w:val="single" w:color="0563C1"/>
    </w:rPr>
  </w:style>
  <w:style w:type="paragraph" w:customStyle="1" w:styleId="Default">
    <w:name w:val="Default"/>
    <w:rPr>
      <w:rFonts w:ascii="Helvetica" w:eastAsia="Helvetica" w:hAnsi="Helvetica" w:cs="Helvetica"/>
      <w:color w:val="000000"/>
      <w:sz w:val="22"/>
      <w:szCs w:val="22"/>
    </w:rPr>
  </w:style>
  <w:style w:type="character" w:customStyle="1" w:styleId="Hyperlink1">
    <w:name w:val="Hyperlink.1"/>
    <w:basedOn w:val="Link"/>
    <w:rPr>
      <w:color w:val="0563C1"/>
      <w:u w:val="single" w:color="0563C1"/>
      <w:shd w:val="clear" w:color="auto" w:fill="FFFF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130F"/>
    <w:rPr>
      <w:sz w:val="26"/>
      <w:szCs w:val="26"/>
    </w:rPr>
  </w:style>
  <w:style w:type="character" w:customStyle="1" w:styleId="BalloonTextChar">
    <w:name w:val="Balloon Text Char"/>
    <w:basedOn w:val="DefaultParagraphFont"/>
    <w:link w:val="BalloonText"/>
    <w:uiPriority w:val="99"/>
    <w:semiHidden/>
    <w:rsid w:val="00CB130F"/>
    <w:rPr>
      <w:sz w:val="26"/>
      <w:szCs w:val="26"/>
      <w:lang w:val="en-US" w:eastAsia="en-US"/>
    </w:rPr>
  </w:style>
  <w:style w:type="character" w:styleId="LineNumber">
    <w:name w:val="line number"/>
    <w:basedOn w:val="DefaultParagraphFont"/>
    <w:uiPriority w:val="99"/>
    <w:semiHidden/>
    <w:unhideWhenUsed/>
    <w:rsid w:val="00A77D28"/>
  </w:style>
  <w:style w:type="paragraph" w:styleId="CommentSubject">
    <w:name w:val="annotation subject"/>
    <w:basedOn w:val="CommentText"/>
    <w:next w:val="CommentText"/>
    <w:link w:val="CommentSubjectChar"/>
    <w:uiPriority w:val="99"/>
    <w:semiHidden/>
    <w:unhideWhenUsed/>
    <w:rsid w:val="00213FD9"/>
    <w:rPr>
      <w:b/>
      <w:bCs/>
    </w:rPr>
  </w:style>
  <w:style w:type="character" w:customStyle="1" w:styleId="CommentSubjectChar">
    <w:name w:val="Comment Subject Char"/>
    <w:basedOn w:val="CommentTextChar"/>
    <w:link w:val="CommentSubject"/>
    <w:uiPriority w:val="99"/>
    <w:semiHidden/>
    <w:rsid w:val="00213FD9"/>
    <w:rPr>
      <w:b/>
      <w:bCs/>
      <w:lang w:val="en-US" w:eastAsia="en-US"/>
    </w:rPr>
  </w:style>
  <w:style w:type="character" w:styleId="PlaceholderText">
    <w:name w:val="Placeholder Text"/>
    <w:basedOn w:val="DefaultParagraphFont"/>
    <w:uiPriority w:val="99"/>
    <w:semiHidden/>
    <w:rsid w:val="00B71A99"/>
    <w:rPr>
      <w:color w:val="808080"/>
    </w:rPr>
  </w:style>
  <w:style w:type="paragraph" w:styleId="Header">
    <w:name w:val="header"/>
    <w:basedOn w:val="Normal"/>
    <w:link w:val="HeaderChar"/>
    <w:uiPriority w:val="99"/>
    <w:unhideWhenUsed/>
    <w:rsid w:val="005C11FB"/>
    <w:pPr>
      <w:tabs>
        <w:tab w:val="center" w:pos="4680"/>
        <w:tab w:val="right" w:pos="9360"/>
      </w:tabs>
    </w:pPr>
  </w:style>
  <w:style w:type="character" w:customStyle="1" w:styleId="HeaderChar">
    <w:name w:val="Header Char"/>
    <w:basedOn w:val="DefaultParagraphFont"/>
    <w:link w:val="Header"/>
    <w:uiPriority w:val="99"/>
    <w:rsid w:val="005C11FB"/>
    <w:rPr>
      <w:sz w:val="24"/>
      <w:szCs w:val="24"/>
      <w:lang w:val="en-US" w:eastAsia="en-US"/>
    </w:rPr>
  </w:style>
  <w:style w:type="character" w:customStyle="1" w:styleId="UnresolvedMention1">
    <w:name w:val="Unresolved Mention1"/>
    <w:basedOn w:val="DefaultParagraphFont"/>
    <w:uiPriority w:val="99"/>
    <w:rsid w:val="00CF4F8A"/>
    <w:rPr>
      <w:color w:val="808080"/>
      <w:shd w:val="clear" w:color="auto" w:fill="E6E6E6"/>
    </w:rPr>
  </w:style>
  <w:style w:type="character" w:styleId="FollowedHyperlink">
    <w:name w:val="FollowedHyperlink"/>
    <w:basedOn w:val="DefaultParagraphFont"/>
    <w:uiPriority w:val="99"/>
    <w:semiHidden/>
    <w:unhideWhenUsed/>
    <w:rsid w:val="00BE42A2"/>
    <w:rPr>
      <w:color w:val="FF00FF" w:themeColor="followedHyperlink"/>
      <w:u w:val="single"/>
    </w:rPr>
  </w:style>
  <w:style w:type="paragraph" w:styleId="Revision">
    <w:name w:val="Revision"/>
    <w:hidden/>
    <w:uiPriority w:val="99"/>
    <w:semiHidden/>
    <w:rsid w:val="00D7006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BodyA">
    <w:name w:val="Body A"/>
    <w:rsid w:val="00DE4274"/>
    <w:rPr>
      <w:rFonts w:ascii="Calibri" w:eastAsia="Calibri" w:hAnsi="Calibri" w:cs="Calibri"/>
      <w:color w:val="000000"/>
      <w:sz w:val="24"/>
      <w:szCs w:val="24"/>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82761">
      <w:bodyDiv w:val="1"/>
      <w:marLeft w:val="0"/>
      <w:marRight w:val="0"/>
      <w:marTop w:val="0"/>
      <w:marBottom w:val="0"/>
      <w:divBdr>
        <w:top w:val="none" w:sz="0" w:space="0" w:color="auto"/>
        <w:left w:val="none" w:sz="0" w:space="0" w:color="auto"/>
        <w:bottom w:val="none" w:sz="0" w:space="0" w:color="auto"/>
        <w:right w:val="none" w:sz="0" w:space="0" w:color="auto"/>
      </w:divBdr>
    </w:div>
    <w:div w:id="450830464">
      <w:bodyDiv w:val="1"/>
      <w:marLeft w:val="0"/>
      <w:marRight w:val="0"/>
      <w:marTop w:val="0"/>
      <w:marBottom w:val="0"/>
      <w:divBdr>
        <w:top w:val="none" w:sz="0" w:space="0" w:color="auto"/>
        <w:left w:val="none" w:sz="0" w:space="0" w:color="auto"/>
        <w:bottom w:val="none" w:sz="0" w:space="0" w:color="auto"/>
        <w:right w:val="none" w:sz="0" w:space="0" w:color="auto"/>
      </w:divBdr>
    </w:div>
    <w:div w:id="654189480">
      <w:bodyDiv w:val="1"/>
      <w:marLeft w:val="0"/>
      <w:marRight w:val="0"/>
      <w:marTop w:val="0"/>
      <w:marBottom w:val="0"/>
      <w:divBdr>
        <w:top w:val="none" w:sz="0" w:space="0" w:color="auto"/>
        <w:left w:val="none" w:sz="0" w:space="0" w:color="auto"/>
        <w:bottom w:val="none" w:sz="0" w:space="0" w:color="auto"/>
        <w:right w:val="none" w:sz="0" w:space="0" w:color="auto"/>
      </w:divBdr>
    </w:div>
    <w:div w:id="822157000">
      <w:bodyDiv w:val="1"/>
      <w:marLeft w:val="0"/>
      <w:marRight w:val="0"/>
      <w:marTop w:val="0"/>
      <w:marBottom w:val="0"/>
      <w:divBdr>
        <w:top w:val="none" w:sz="0" w:space="0" w:color="auto"/>
        <w:left w:val="none" w:sz="0" w:space="0" w:color="auto"/>
        <w:bottom w:val="none" w:sz="0" w:space="0" w:color="auto"/>
        <w:right w:val="none" w:sz="0" w:space="0" w:color="auto"/>
      </w:divBdr>
    </w:div>
    <w:div w:id="1452552568">
      <w:bodyDiv w:val="1"/>
      <w:marLeft w:val="0"/>
      <w:marRight w:val="0"/>
      <w:marTop w:val="0"/>
      <w:marBottom w:val="0"/>
      <w:divBdr>
        <w:top w:val="none" w:sz="0" w:space="0" w:color="auto"/>
        <w:left w:val="none" w:sz="0" w:space="0" w:color="auto"/>
        <w:bottom w:val="none" w:sz="0" w:space="0" w:color="auto"/>
        <w:right w:val="none" w:sz="0" w:space="0" w:color="auto"/>
      </w:divBdr>
    </w:div>
    <w:div w:id="1656185156">
      <w:bodyDiv w:val="1"/>
      <w:marLeft w:val="0"/>
      <w:marRight w:val="0"/>
      <w:marTop w:val="0"/>
      <w:marBottom w:val="0"/>
      <w:divBdr>
        <w:top w:val="none" w:sz="0" w:space="0" w:color="auto"/>
        <w:left w:val="none" w:sz="0" w:space="0" w:color="auto"/>
        <w:bottom w:val="none" w:sz="0" w:space="0" w:color="auto"/>
        <w:right w:val="none" w:sz="0" w:space="0" w:color="auto"/>
      </w:divBdr>
      <w:divsChild>
        <w:div w:id="1424496711">
          <w:marLeft w:val="0"/>
          <w:marRight w:val="0"/>
          <w:marTop w:val="0"/>
          <w:marBottom w:val="0"/>
          <w:divBdr>
            <w:top w:val="none" w:sz="0" w:space="0" w:color="auto"/>
            <w:left w:val="none" w:sz="0" w:space="0" w:color="auto"/>
            <w:bottom w:val="none" w:sz="0" w:space="0" w:color="auto"/>
            <w:right w:val="none" w:sz="0" w:space="0" w:color="auto"/>
          </w:divBdr>
          <w:divsChild>
            <w:div w:id="529949341">
              <w:marLeft w:val="0"/>
              <w:marRight w:val="0"/>
              <w:marTop w:val="0"/>
              <w:marBottom w:val="0"/>
              <w:divBdr>
                <w:top w:val="none" w:sz="0" w:space="0" w:color="auto"/>
                <w:left w:val="none" w:sz="0" w:space="0" w:color="auto"/>
                <w:bottom w:val="none" w:sz="0" w:space="0" w:color="auto"/>
                <w:right w:val="none" w:sz="0" w:space="0" w:color="auto"/>
              </w:divBdr>
              <w:divsChild>
                <w:div w:id="392968610">
                  <w:marLeft w:val="0"/>
                  <w:marRight w:val="0"/>
                  <w:marTop w:val="0"/>
                  <w:marBottom w:val="0"/>
                  <w:divBdr>
                    <w:top w:val="none" w:sz="0" w:space="0" w:color="auto"/>
                    <w:left w:val="none" w:sz="0" w:space="0" w:color="auto"/>
                    <w:bottom w:val="none" w:sz="0" w:space="0" w:color="auto"/>
                    <w:right w:val="none" w:sz="0" w:space="0" w:color="auto"/>
                  </w:divBdr>
                  <w:divsChild>
                    <w:div w:id="729184872">
                      <w:marLeft w:val="0"/>
                      <w:marRight w:val="0"/>
                      <w:marTop w:val="0"/>
                      <w:marBottom w:val="0"/>
                      <w:divBdr>
                        <w:top w:val="none" w:sz="0" w:space="0" w:color="auto"/>
                        <w:left w:val="none" w:sz="0" w:space="0" w:color="auto"/>
                        <w:bottom w:val="none" w:sz="0" w:space="0" w:color="auto"/>
                        <w:right w:val="none" w:sz="0" w:space="0" w:color="auto"/>
                      </w:divBdr>
                      <w:divsChild>
                        <w:div w:id="1869289598">
                          <w:marLeft w:val="0"/>
                          <w:marRight w:val="0"/>
                          <w:marTop w:val="0"/>
                          <w:marBottom w:val="0"/>
                          <w:divBdr>
                            <w:top w:val="none" w:sz="0" w:space="0" w:color="auto"/>
                            <w:left w:val="none" w:sz="0" w:space="0" w:color="auto"/>
                            <w:bottom w:val="none" w:sz="0" w:space="0" w:color="auto"/>
                            <w:right w:val="none" w:sz="0" w:space="0" w:color="auto"/>
                          </w:divBdr>
                          <w:divsChild>
                            <w:div w:id="1889220314">
                              <w:marLeft w:val="0"/>
                              <w:marRight w:val="0"/>
                              <w:marTop w:val="240"/>
                              <w:marBottom w:val="240"/>
                              <w:divBdr>
                                <w:top w:val="single" w:sz="6" w:space="0" w:color="DDDDDD"/>
                                <w:left w:val="single" w:sz="6" w:space="0" w:color="DDDDDD"/>
                                <w:bottom w:val="single" w:sz="6" w:space="0" w:color="DDDDDD"/>
                                <w:right w:val="single" w:sz="6" w:space="0" w:color="DDDDDD"/>
                              </w:divBdr>
                              <w:divsChild>
                                <w:div w:id="19512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027574">
          <w:marLeft w:val="0"/>
          <w:marRight w:val="0"/>
          <w:marTop w:val="0"/>
          <w:marBottom w:val="0"/>
          <w:divBdr>
            <w:top w:val="none" w:sz="0" w:space="0" w:color="auto"/>
            <w:left w:val="none" w:sz="0" w:space="0" w:color="auto"/>
            <w:bottom w:val="none" w:sz="0" w:space="0" w:color="auto"/>
            <w:right w:val="none" w:sz="0" w:space="0" w:color="auto"/>
          </w:divBdr>
          <w:divsChild>
            <w:div w:id="8367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microsoft.com/office/2011/relationships/commentsExtended" Target="commentsExtended.xml"/><Relationship Id="rId11" Type="http://schemas.openxmlformats.org/officeDocument/2006/relationships/hyperlink" Target="https://github.com/Ken-A-Thompson/SV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thomp1063@gmail.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576FC-4FAE-8044-B002-408AC0A49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37231</Words>
  <Characters>212222</Characters>
  <Application>Microsoft Macintosh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cp:lastPrinted>2018-02-08T16:35:00Z</cp:lastPrinted>
  <dcterms:created xsi:type="dcterms:W3CDTF">2018-07-09T20:56:00Z</dcterms:created>
  <dcterms:modified xsi:type="dcterms:W3CDTF">2018-07-09T20:56:00Z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99287380-9cfd-32cd-8d10-97f7075a71f3</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http://www.zotero.org/styles/evolution</vt:lpwstr>
  </property>
  <property fmtid="{D5CDD505-2E9C-101B-9397-08002B2CF9AE}" pid="8" name="Mendeley Recent Style Name 1_1">
    <vt:lpwstr>Evolution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http://www.zotero.org/styles/journal-of-evolutionary-biology</vt:lpwstr>
  </property>
  <property fmtid="{D5CDD505-2E9C-101B-9397-08002B2CF9AE}" pid="14" name="Mendeley Recent Style Name 4_1">
    <vt:lpwstr>Journal of Evolutionary Biology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http://www.zotero.org/styles/new-phytologist</vt:lpwstr>
  </property>
  <property fmtid="{D5CDD505-2E9C-101B-9397-08002B2CF9AE}" pid="20" name="Mendeley Recent Style Name 7_1">
    <vt:lpwstr>New Phytologist</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http://www.zotero.org/styles/trends-in-ecology-and-evolution</vt:lpwstr>
  </property>
  <property fmtid="{D5CDD505-2E9C-101B-9397-08002B2CF9AE}" pid="24" name="Mendeley Recent Style Name 9_1">
    <vt:lpwstr>Trends in Ecology &amp; Evolution</vt:lpwstr>
  </property>
</Properties>
</file>